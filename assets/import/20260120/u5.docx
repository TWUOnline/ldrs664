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046CC" w:rsidR="00E7579E" w:rsidP="53ACE9E9" w:rsidRDefault="51F5EFB4" w14:paraId="11397AFD" w14:textId="1D188E2A">
      <w:pPr>
        <w:pStyle w:val="Heading1"/>
      </w:pPr>
      <w:r w:rsidR="51F5EFB4">
        <w:rPr/>
        <w:t>Creating Space for All Learners</w:t>
      </w:r>
    </w:p>
    <w:p w:rsidRPr="008046CC" w:rsidR="00E7579E" w:rsidP="53ACE9E9" w:rsidRDefault="00E7579E" w14:paraId="652FF5D4" w14:textId="32761F87">
      <w:pPr>
        <w:pStyle w:val="Heading2"/>
      </w:pPr>
      <w:r w:rsidR="00E7579E">
        <w:rPr/>
        <w:t>Overview</w:t>
      </w:r>
      <w:r w:rsidR="00A8657D">
        <w:rPr/>
        <w:t xml:space="preserve"> </w:t>
      </w:r>
    </w:p>
    <w:p w:rsidRPr="00B162F5" w:rsidR="515814B8" w:rsidP="00B162F5" w:rsidRDefault="515814B8" w14:paraId="589C9F3C" w14:textId="40022764">
      <w:pPr>
        <w:spacing w:after="120" w:line="240" w:lineRule="auto"/>
      </w:pPr>
      <w:r w:rsidR="515814B8">
        <w:rPr/>
        <w:t xml:space="preserve">Building on our discussion of learning community models, </w:t>
      </w:r>
      <w:r w:rsidR="515814B8">
        <w:rPr/>
        <w:t xml:space="preserve">in </w:t>
      </w:r>
      <w:r w:rsidR="515814B8">
        <w:rPr/>
        <w:t xml:space="preserve">this unit </w:t>
      </w:r>
      <w:r w:rsidR="515814B8">
        <w:rPr/>
        <w:t xml:space="preserve">we </w:t>
      </w:r>
      <w:r w:rsidR="515814B8">
        <w:rPr/>
        <w:t>will explore specific strategies to engage students in collaborative learning and support connections between learners.</w:t>
      </w:r>
      <w:r w:rsidR="39810C25">
        <w:rPr/>
        <w:t xml:space="preserve"> This is the “social presence” element of the </w:t>
      </w:r>
      <w:r w:rsidR="00E8597E">
        <w:rPr/>
        <w:t>c</w:t>
      </w:r>
      <w:r w:rsidR="39810C25">
        <w:rPr/>
        <w:t xml:space="preserve">ommunity of </w:t>
      </w:r>
      <w:r w:rsidR="00E8597E">
        <w:rPr/>
        <w:t>i</w:t>
      </w:r>
      <w:r w:rsidR="39810C25">
        <w:rPr/>
        <w:t>nquiry model (Garrison et al., 2001)</w:t>
      </w:r>
      <w:r w:rsidR="00E8597E">
        <w:rPr/>
        <w:t xml:space="preserve"> discussed in Unit 4</w:t>
      </w:r>
      <w:r w:rsidR="39810C25">
        <w:rPr/>
        <w:t>.</w:t>
      </w:r>
    </w:p>
    <w:p w:rsidRPr="00E8597E" w:rsidR="515814B8" w:rsidP="00B162F5" w:rsidRDefault="515814B8" w14:paraId="4BF0A0E2" w14:textId="1F3F793D">
      <w:pPr>
        <w:spacing w:after="120" w:line="240" w:lineRule="auto"/>
        <w:rPr>
          <w:rFonts w:ascii="Aptos" w:hAnsi="Aptos" w:eastAsia="Aptos" w:cs="Aptos"/>
          <w:color w:val="000000" w:themeColor="text1"/>
          <w:sz w:val="24"/>
          <w:szCs w:val="24"/>
          <w:rPrChange w:author="" w16du:dateUtc="2026-01-09T14:42:00Z" w:id="2127712467">
            <w:rPr>
              <w:rFonts w:ascii="Aptos" w:hAnsi="Aptos" w:eastAsia="Aptos" w:cs="Aptos"/>
              <w:b/>
              <w:bCs/>
              <w:color w:val="000000" w:themeColor="text1"/>
              <w:sz w:val="24"/>
              <w:szCs w:val="24"/>
            </w:rPr>
          </w:rPrChange>
        </w:rPr>
      </w:pPr>
      <w:r w:rsidR="515814B8">
        <w:rPr/>
        <w:t>Unit 5 fo</w:t>
      </w:r>
      <w:r w:rsidR="515814B8">
        <w:rPr/>
        <w:t>cuses on two guiding questions:</w:t>
      </w:r>
    </w:p>
    <w:p w:rsidRPr="00B162F5" w:rsidR="515814B8" w:rsidP="00B162F5" w:rsidRDefault="515814B8" w14:paraId="22C30B92" w14:textId="261DBD0C">
      <w:pPr>
        <w:pStyle w:val="ListParagraph"/>
        <w:numPr>
          <w:ilvl w:val="0"/>
          <w:numId w:val="32"/>
        </w:numPr>
        <w:spacing w:after="120" w:line="240" w:lineRule="auto"/>
        <w:rPr>
          <w:rFonts w:ascii="Aptos" w:hAnsi="Aptos" w:eastAsia="Aptos" w:cs="Aptos"/>
          <w:color w:val="000000" w:themeColor="text1"/>
        </w:rPr>
      </w:pPr>
      <w:r w:rsidRPr="00B162F5">
        <w:t>What strategies invite students to engage in collaborative learning?</w:t>
      </w:r>
    </w:p>
    <w:p w:rsidRPr="00E8597E" w:rsidR="463DD0BC" w:rsidP="43CD5921" w:rsidRDefault="463DD0BC" w14:paraId="38C5AC45" w14:textId="54E4F9C4">
      <w:pPr>
        <w:pStyle w:val="ListParagraph"/>
        <w:numPr>
          <w:ilvl w:val="0"/>
          <w:numId w:val="32"/>
        </w:numPr>
        <w:spacing w:after="120" w:line="240" w:lineRule="auto"/>
        <w:rPr>
          <w:rFonts w:ascii="Aptos" w:hAnsi="Aptos" w:eastAsia="Aptos" w:cs="Aptos"/>
          <w:color w:val="000000" w:themeColor="text1" w:themeTint="FF" w:themeShade="FF"/>
        </w:rPr>
      </w:pPr>
      <w:r w:rsidR="515814B8">
        <w:rPr/>
        <w:t>What strategies can we use in online learning environments to support connections between students?</w:t>
      </w:r>
    </w:p>
    <w:p w:rsidRPr="00E8597E" w:rsidR="00A96AAC" w:rsidP="43CD5921" w:rsidRDefault="00A96AAC" w14:paraId="43431217" w14:textId="27B18F4A">
      <w:pPr>
        <w:pStyle w:val="Heading3"/>
      </w:pPr>
      <w:r w:rsidR="00A96AAC">
        <w:rPr/>
        <w:t>Topics</w:t>
      </w:r>
      <w:r w:rsidR="003150D0">
        <w:rPr/>
        <w:t xml:space="preserve"> </w:t>
      </w:r>
    </w:p>
    <w:p w:rsidRPr="00B162F5" w:rsidR="00A96AAC" w:rsidP="00B162F5" w:rsidRDefault="00A96AAC" w14:paraId="7F19E6DD" w14:textId="77777777">
      <w:pPr>
        <w:spacing w:after="120" w:line="240" w:lineRule="auto"/>
      </w:pPr>
      <w:r w:rsidRPr="00B162F5">
        <w:t>This unit is divided into the following topics:</w:t>
      </w:r>
    </w:p>
    <w:p w:rsidRPr="00B162F5" w:rsidR="00A96AAC" w:rsidP="00B162F5" w:rsidRDefault="028A3E1F" w14:paraId="5B5C2B6A" w14:textId="2020D2C7">
      <w:pPr>
        <w:pStyle w:val="ListParagraph"/>
        <w:numPr>
          <w:ilvl w:val="0"/>
          <w:numId w:val="41"/>
        </w:numPr>
        <w:spacing w:after="120" w:line="240" w:lineRule="auto"/>
      </w:pPr>
      <w:r w:rsidRPr="00B162F5">
        <w:t xml:space="preserve">Creating Collaborative Learning in an Online Environment </w:t>
      </w:r>
    </w:p>
    <w:p w:rsidRPr="00B162F5" w:rsidR="00A96AAC" w:rsidP="00B162F5" w:rsidRDefault="028A3E1F" w14:paraId="1FBAA107" w14:textId="5AA4F2FD">
      <w:pPr>
        <w:pStyle w:val="ListParagraph"/>
        <w:numPr>
          <w:ilvl w:val="0"/>
          <w:numId w:val="41"/>
        </w:numPr>
        <w:spacing w:after="120" w:line="240" w:lineRule="auto"/>
      </w:pPr>
      <w:r w:rsidRPr="00B162F5">
        <w:t>Supporting Connections Between Learners</w:t>
      </w:r>
    </w:p>
    <w:p w:rsidRPr="00E8597E" w:rsidR="00A96AAC" w:rsidP="53ACE9E9" w:rsidRDefault="002128D5" w14:paraId="39B954B3" w14:textId="13D47AF6">
      <w:pPr>
        <w:pStyle w:val="Heading3"/>
      </w:pPr>
      <w:r w:rsidR="002128D5">
        <w:rPr/>
        <w:t xml:space="preserve">Unit </w:t>
      </w:r>
      <w:r w:rsidR="00A96AAC">
        <w:rPr/>
        <w:t>Learning Outcomes</w:t>
      </w:r>
      <w:r w:rsidR="003150D0">
        <w:rPr/>
        <w:t xml:space="preserve"> </w:t>
      </w:r>
    </w:p>
    <w:p w:rsidRPr="00B162F5" w:rsidR="00A96AAC" w:rsidP="00B162F5" w:rsidRDefault="00A96AAC" w14:paraId="15F322C8" w14:textId="09A94241">
      <w:pPr>
        <w:spacing w:after="120" w:line="240" w:lineRule="auto"/>
      </w:pPr>
      <w:r w:rsidRPr="00B162F5">
        <w:t xml:space="preserve">When you have completed this unit, you </w:t>
      </w:r>
      <w:r w:rsidRPr="00B162F5" w:rsidR="6357CD8E">
        <w:t xml:space="preserve">will </w:t>
      </w:r>
      <w:r w:rsidRPr="00B162F5">
        <w:t>be able to:</w:t>
      </w:r>
    </w:p>
    <w:p w:rsidRPr="00B162F5" w:rsidR="00A96AAC" w:rsidP="00B162F5" w:rsidRDefault="59C69743" w14:paraId="3F20A1AA" w14:textId="33DE59F5">
      <w:pPr>
        <w:pStyle w:val="ListParagraph"/>
        <w:numPr>
          <w:ilvl w:val="0"/>
          <w:numId w:val="11"/>
        </w:numPr>
        <w:spacing w:after="120" w:line="240" w:lineRule="auto"/>
        <w:rPr/>
      </w:pPr>
      <w:r w:rsidR="00E8597E">
        <w:rPr/>
        <w:t>i</w:t>
      </w:r>
      <w:r w:rsidR="59C69743">
        <w:rPr/>
        <w:t>dentify facilitator strategies that invite students to engage in collaborative learning.</w:t>
      </w:r>
    </w:p>
    <w:p w:rsidRPr="00B162F5" w:rsidR="00A96AAC" w:rsidP="00B162F5" w:rsidRDefault="5AC7D5A7" w14:paraId="506010E3" w14:textId="60D657CD">
      <w:pPr>
        <w:pStyle w:val="ListParagraph"/>
        <w:numPr>
          <w:ilvl w:val="0"/>
          <w:numId w:val="11"/>
        </w:numPr>
        <w:spacing w:after="120" w:line="240" w:lineRule="auto"/>
        <w:rPr/>
      </w:pPr>
      <w:r w:rsidR="00E8597E">
        <w:rPr/>
        <w:t>i</w:t>
      </w:r>
      <w:r w:rsidR="5AC7D5A7">
        <w:rPr/>
        <w:t xml:space="preserve">dentify strategies in online learning environments that support connections between students. </w:t>
      </w:r>
    </w:p>
    <w:p w:rsidRPr="00E8597E" w:rsidR="00A96AAC" w:rsidP="53ACE9E9" w:rsidRDefault="561560FB" w14:paraId="1074B414" w14:textId="230B099C">
      <w:pPr>
        <w:pStyle w:val="Heading3"/>
      </w:pPr>
      <w:r w:rsidR="561560FB">
        <w:rPr/>
        <w:t>Learning</w:t>
      </w:r>
      <w:r w:rsidR="704A781A">
        <w:rPr/>
        <w:t xml:space="preserve"> </w:t>
      </w:r>
      <w:r w:rsidR="61372EB2">
        <w:rPr/>
        <w:t>Activit</w:t>
      </w:r>
      <w:r w:rsidR="704A781A">
        <w:rPr/>
        <w:t>ies</w:t>
      </w:r>
      <w:r w:rsidR="11E03151">
        <w:rPr/>
        <w:t xml:space="preserve"> </w:t>
      </w:r>
    </w:p>
    <w:p w:rsidRPr="00B162F5" w:rsidR="00A96AAC" w:rsidP="00B162F5" w:rsidRDefault="13408B2F" w14:paraId="19316F0F" w14:textId="5910C74F">
      <w:pPr>
        <w:spacing w:after="120" w:line="240" w:lineRule="auto"/>
      </w:pPr>
      <w:r w:rsidR="13408B2F">
        <w:rPr/>
        <w:t xml:space="preserve">Here is a list of learning activities </w:t>
      </w:r>
      <w:r w:rsidR="78BB9B22">
        <w:rPr/>
        <w:t>that</w:t>
      </w:r>
      <w:r w:rsidR="13408B2F">
        <w:rPr/>
        <w:t xml:space="preserve"> will </w:t>
      </w:r>
      <w:r w:rsidR="13408B2F">
        <w:rPr/>
        <w:t>benefit</w:t>
      </w:r>
      <w:r w:rsidR="13408B2F">
        <w:rPr/>
        <w:t xml:space="preserve"> </w:t>
      </w:r>
      <w:r w:rsidR="78BB9B22">
        <w:rPr/>
        <w:t>you</w:t>
      </w:r>
      <w:r w:rsidR="13408B2F">
        <w:rPr/>
        <w:t xml:space="preserve"> in completing </w:t>
      </w:r>
      <w:r w:rsidRPr="43CD5921" w:rsidR="13408B2F">
        <w:rPr>
          <w:rFonts w:ascii="Calibri" w:hAnsi="Calibri" w:eastAsia="Times New Roman" w:cs="Times New Roman"/>
        </w:rPr>
        <w:t>this unit</w:t>
      </w:r>
      <w:r w:rsidR="13408B2F">
        <w:rPr/>
        <w:t xml:space="preserve">. You may find it useful for planning your work. </w:t>
      </w:r>
    </w:p>
    <w:p w:rsidRPr="00B162F5" w:rsidR="5E55EB37" w:rsidP="00B162F5" w:rsidRDefault="5E55EB37" w14:paraId="3E9572CB" w14:textId="30B10337">
      <w:pPr>
        <w:pStyle w:val="ListParagraph"/>
        <w:numPr>
          <w:ilvl w:val="0"/>
          <w:numId w:val="32"/>
        </w:numPr>
        <w:spacing w:after="120" w:line="240" w:lineRule="auto"/>
        <w:rPr/>
      </w:pPr>
      <w:r w:rsidR="5E55EB37">
        <w:rPr/>
        <w:t xml:space="preserve">Read Chapters 5–7 in </w:t>
      </w:r>
      <w:r w:rsidRPr="43CD5921" w:rsidR="5E55EB37">
        <w:rPr>
          <w:i w:val="1"/>
          <w:iCs w:val="1"/>
        </w:rPr>
        <w:t>The Courage to Teach: Exploring the Inner Landscape of a Teacher's Life</w:t>
      </w:r>
      <w:r w:rsidR="5E55EB37">
        <w:rPr/>
        <w:t xml:space="preserve"> (Palmer, 2017</w:t>
      </w:r>
      <w:r w:rsidR="00C50A86">
        <w:rPr/>
        <w:t>) and</w:t>
      </w:r>
      <w:r w:rsidR="5E55EB37">
        <w:rPr/>
        <w:t xml:space="preserve"> respond to the reflective questions.</w:t>
      </w:r>
    </w:p>
    <w:p w:rsidRPr="00B162F5" w:rsidR="5E55EB37" w:rsidP="00B162F5" w:rsidRDefault="5E55EB37" w14:paraId="44C2774B" w14:textId="1A17CB4B">
      <w:pPr>
        <w:pStyle w:val="ListParagraph"/>
        <w:numPr>
          <w:ilvl w:val="0"/>
          <w:numId w:val="32"/>
        </w:numPr>
        <w:spacing w:after="120" w:line="240" w:lineRule="auto"/>
        <w:rPr/>
      </w:pPr>
      <w:r w:rsidR="5E55EB37">
        <w:rPr/>
        <w:t xml:space="preserve">Review the resources on </w:t>
      </w:r>
      <w:r w:rsidR="00C50A86">
        <w:rPr/>
        <w:t>a</w:t>
      </w:r>
      <w:r w:rsidR="5E55EB37">
        <w:rPr/>
        <w:t xml:space="preserve">ppreciative </w:t>
      </w:r>
      <w:r w:rsidR="00C50A86">
        <w:rPr/>
        <w:t>i</w:t>
      </w:r>
      <w:r w:rsidR="5E55EB37">
        <w:rPr/>
        <w:t xml:space="preserve">nquiry and write a discussion post in the </w:t>
      </w:r>
      <w:r w:rsidR="00C50A86">
        <w:rPr/>
        <w:t>l</w:t>
      </w:r>
      <w:r w:rsidR="5E55EB37">
        <w:rPr/>
        <w:t xml:space="preserve">earning </w:t>
      </w:r>
      <w:r w:rsidR="00C50A86">
        <w:rPr/>
        <w:t>c</w:t>
      </w:r>
      <w:r w:rsidR="5E55EB37">
        <w:rPr/>
        <w:t>ommunity.</w:t>
      </w:r>
    </w:p>
    <w:p w:rsidRPr="00B162F5" w:rsidR="5E55EB37" w:rsidP="00B162F5" w:rsidRDefault="5E55EB37" w14:paraId="35260CBC" w14:textId="6D08F26B">
      <w:pPr>
        <w:pStyle w:val="ListParagraph"/>
        <w:numPr>
          <w:ilvl w:val="0"/>
          <w:numId w:val="32"/>
        </w:numPr>
        <w:spacing w:after="120" w:line="240" w:lineRule="auto"/>
        <w:rPr/>
      </w:pPr>
      <w:r w:rsidR="5E55EB37">
        <w:rPr/>
        <w:t xml:space="preserve">Conduct the appreciative interview based on the provided </w:t>
      </w:r>
      <w:r w:rsidR="00C50A86">
        <w:rPr/>
        <w:t>resources and</w:t>
      </w:r>
      <w:r w:rsidR="5E55EB37">
        <w:rPr/>
        <w:t xml:space="preserve"> share your reflections and insights with the </w:t>
      </w:r>
      <w:r w:rsidR="00C50A86">
        <w:rPr/>
        <w:t>l</w:t>
      </w:r>
      <w:r w:rsidR="5E55EB37">
        <w:rPr/>
        <w:t xml:space="preserve">earning </w:t>
      </w:r>
      <w:r w:rsidR="00C50A86">
        <w:rPr/>
        <w:t>c</w:t>
      </w:r>
      <w:r w:rsidR="5E55EB37">
        <w:rPr/>
        <w:t>ommunity.</w:t>
      </w:r>
    </w:p>
    <w:p w:rsidRPr="00B162F5" w:rsidR="5E55EB37" w:rsidP="00B162F5" w:rsidRDefault="5E55EB37" w14:paraId="09270BE1" w14:textId="74431E52">
      <w:pPr>
        <w:pStyle w:val="ListParagraph"/>
        <w:numPr>
          <w:ilvl w:val="0"/>
          <w:numId w:val="32"/>
        </w:numPr>
        <w:spacing w:after="120" w:line="240" w:lineRule="auto"/>
        <w:rPr/>
      </w:pPr>
      <w:r w:rsidR="5E55EB37">
        <w:rPr/>
        <w:t>Watch “</w:t>
      </w:r>
      <w:hyperlink r:id="Rec280650d5c8485d">
        <w:r w:rsidRPr="43CD5921" w:rsidR="5E55EB37">
          <w:rPr>
            <w:rStyle w:val="Hyperlink"/>
          </w:rPr>
          <w:t>Identity SHORT FILM (Award-Win</w:t>
        </w:r>
        <w:r w:rsidRPr="43CD5921" w:rsidR="5E55EB37">
          <w:rPr>
            <w:rStyle w:val="Hyperlink"/>
          </w:rPr>
          <w:t>n</w:t>
        </w:r>
        <w:r w:rsidRPr="43CD5921" w:rsidR="5E55EB37">
          <w:rPr>
            <w:rStyle w:val="Hyperlink"/>
          </w:rPr>
          <w:t>ing Inspirational Short)</w:t>
        </w:r>
      </w:hyperlink>
      <w:r w:rsidR="5E55EB37">
        <w:rPr/>
        <w:t>” (5:18) (</w:t>
      </w:r>
      <w:r w:rsidR="5E55EB37">
        <w:rPr/>
        <w:t>Kj</w:t>
      </w:r>
      <w:r w:rsidR="5E55EB37">
        <w:rPr/>
        <w:t xml:space="preserve"> Adames, 2012) and “</w:t>
      </w:r>
      <w:hyperlink r:id="R62a0aa2d44dd40d7">
        <w:r w:rsidRPr="43CD5921" w:rsidR="5E55EB37">
          <w:rPr>
            <w:rStyle w:val="Hyperlink"/>
          </w:rPr>
          <w:t>Brave</w:t>
        </w:r>
      </w:hyperlink>
      <w:r w:rsidR="5E55EB37">
        <w:rPr/>
        <w:t xml:space="preserve">” (3:57) (Sara Bareilles, 2013), </w:t>
      </w:r>
      <w:r w:rsidR="00BD0588">
        <w:rPr/>
        <w:t>then</w:t>
      </w:r>
      <w:r w:rsidR="5E55EB37">
        <w:rPr/>
        <w:t xml:space="preserve"> read Chapter </w:t>
      </w:r>
      <w:r w:rsidR="3CA0FF66">
        <w:rPr/>
        <w:t xml:space="preserve">6 </w:t>
      </w:r>
      <w:r w:rsidR="5E55EB37">
        <w:rPr/>
        <w:t xml:space="preserve">in </w:t>
      </w:r>
      <w:r w:rsidRPr="43CD5921" w:rsidR="5E55EB37">
        <w:rPr>
          <w:i w:val="1"/>
          <w:iCs w:val="1"/>
        </w:rPr>
        <w:t>Braving the Wilderness</w:t>
      </w:r>
      <w:r w:rsidR="5E55EB37">
        <w:rPr/>
        <w:t xml:space="preserve"> (Brown, 2017). </w:t>
      </w:r>
      <w:r w:rsidR="00BD0588">
        <w:rPr/>
        <w:t>Afterwards</w:t>
      </w:r>
      <w:r w:rsidR="5E55EB37">
        <w:rPr/>
        <w:t>, reflect on your own experience as a learner.</w:t>
      </w:r>
    </w:p>
    <w:p w:rsidRPr="00B162F5" w:rsidR="5E55EB37" w:rsidP="00B162F5" w:rsidRDefault="5E55EB37" w14:paraId="08FDE2EC" w14:textId="1EC1A38E">
      <w:pPr>
        <w:pStyle w:val="ListParagraph"/>
        <w:numPr>
          <w:ilvl w:val="0"/>
          <w:numId w:val="32"/>
        </w:numPr>
        <w:spacing w:after="120" w:line="240" w:lineRule="auto"/>
      </w:pPr>
      <w:r w:rsidRPr="00B162F5">
        <w:t>Read the suggested articles and c</w:t>
      </w:r>
      <w:r w:rsidRPr="00B162F5" w:rsidR="1AED5429">
        <w:t>reate</w:t>
      </w:r>
      <w:r w:rsidRPr="00B162F5">
        <w:t xml:space="preserve"> an action plan for your own teaching and facilitation.</w:t>
      </w:r>
    </w:p>
    <w:p w:rsidRPr="00B162F5" w:rsidR="08C9B2C3" w:rsidP="00B162F5" w:rsidRDefault="40D76EEA" w14:paraId="73F8E854" w14:textId="0E43F915">
      <w:pPr>
        <w:pStyle w:val="NoteCallout"/>
        <w:spacing w:after="120" w:line="240" w:lineRule="auto"/>
      </w:pPr>
      <w:r w:rsidRPr="00B162F5">
        <w:t xml:space="preserve">Note: Working through </w:t>
      </w:r>
      <w:r w:rsidRPr="00B162F5" w:rsidR="63ABA8F1">
        <w:t>learning</w:t>
      </w:r>
      <w:r w:rsidRPr="00B162F5">
        <w:t xml:space="preserve"> activities will help you to meet the learning outcomes and successfully complete your assessments.</w:t>
      </w:r>
    </w:p>
    <w:p w:rsidRPr="00BD0588" w:rsidR="005F275C" w:rsidP="53ACE9E9" w:rsidRDefault="005F275C" w14:paraId="73142F85" w14:textId="3F221590">
      <w:pPr>
        <w:pStyle w:val="Heading3"/>
      </w:pPr>
      <w:r w:rsidR="005F275C">
        <w:rPr/>
        <w:t>Assessment</w:t>
      </w:r>
      <w:r w:rsidR="00F00D1E">
        <w:rPr/>
        <w:t xml:space="preserve"> </w:t>
      </w:r>
    </w:p>
    <w:p w:rsidRPr="00B162F5" w:rsidR="00A96AAC" w:rsidP="00B162F5" w:rsidRDefault="61F7CA9D" w14:paraId="468B0D12" w14:textId="66476007">
      <w:pPr>
        <w:spacing w:after="120" w:line="240" w:lineRule="auto"/>
      </w:pPr>
      <w:r w:rsidRPr="00B162F5">
        <w:t>See</w:t>
      </w:r>
      <w:r w:rsidRPr="00B162F5" w:rsidR="5FA4BE53">
        <w:t xml:space="preserve"> the Assessment section in Moodle for assignment details. </w:t>
      </w:r>
    </w:p>
    <w:p w:rsidRPr="00BD0588" w:rsidR="00A96AAC" w:rsidP="53ACE9E9" w:rsidRDefault="00A96AAC" w14:paraId="7343A40D" w14:textId="2313A34A">
      <w:pPr>
        <w:pStyle w:val="Heading3"/>
      </w:pPr>
      <w:r w:rsidR="00A96AAC">
        <w:rPr/>
        <w:t>Resources</w:t>
      </w:r>
      <w:r w:rsidR="003150D0">
        <w:rPr/>
        <w:t xml:space="preserve"> </w:t>
      </w:r>
    </w:p>
    <w:p w:rsidRPr="00B162F5" w:rsidR="00A96AAC" w:rsidP="00B162F5" w:rsidRDefault="00A96AAC" w14:paraId="04F97E03" w14:textId="77777777">
      <w:pPr>
        <w:pStyle w:val="NormalWeb"/>
        <w:spacing w:before="0" w:beforeAutospacing="0" w:after="120" w:afterAutospacing="0"/>
        <w:rPr>
          <w:rFonts w:ascii="Calibri" w:hAnsi="Calibri" w:cs="Calibri"/>
          <w:color w:val="24292E"/>
          <w:sz w:val="22"/>
          <w:szCs w:val="22"/>
        </w:rPr>
      </w:pPr>
      <w:r w:rsidRPr="00B162F5">
        <w:rPr>
          <w:rFonts w:ascii="Calibri" w:hAnsi="Calibri" w:cs="Calibri"/>
          <w:color w:val="24292E"/>
          <w:sz w:val="22"/>
          <w:szCs w:val="22"/>
        </w:rPr>
        <w:t>Here are the resources you will need to complete this unit.</w:t>
      </w:r>
    </w:p>
    <w:p w:rsidRPr="00B162F5" w:rsidR="22CB6750" w:rsidP="00B162F5" w:rsidRDefault="5536FF3F" w14:paraId="02FEBF4D" w14:textId="20EC3608">
      <w:pPr>
        <w:pStyle w:val="NormalWeb"/>
        <w:numPr>
          <w:ilvl w:val="0"/>
          <w:numId w:val="8"/>
        </w:numPr>
        <w:spacing w:before="0" w:beforeAutospacing="0" w:after="120" w:afterAutospacing="0"/>
      </w:pPr>
      <w:r w:rsidRPr="00B162F5">
        <w:rPr>
          <w:rFonts w:ascii="Calibri" w:hAnsi="Calibri" w:eastAsia="Calibri" w:cs="Calibri"/>
          <w:color w:val="000000" w:themeColor="text1"/>
          <w:sz w:val="22"/>
          <w:szCs w:val="22"/>
        </w:rPr>
        <w:t>Palmer, P. J. (2017). </w:t>
      </w:r>
      <w:r w:rsidRPr="00B162F5">
        <w:rPr>
          <w:rFonts w:ascii="Calibri" w:hAnsi="Calibri" w:eastAsia="Calibri" w:cs="Calibri"/>
          <w:i/>
          <w:iCs/>
          <w:color w:val="000000" w:themeColor="text1"/>
          <w:sz w:val="22"/>
          <w:szCs w:val="22"/>
        </w:rPr>
        <w:t>The courage to teach: Exploring the inner landscape of a teacher's life</w:t>
      </w:r>
      <w:r w:rsidRPr="00B162F5">
        <w:rPr>
          <w:rFonts w:ascii="Calibri" w:hAnsi="Calibri" w:eastAsia="Calibri" w:cs="Calibri"/>
          <w:color w:val="000000" w:themeColor="text1"/>
          <w:sz w:val="22"/>
          <w:szCs w:val="22"/>
        </w:rPr>
        <w:t xml:space="preserve">. Jossey-Bass.   </w:t>
      </w:r>
      <w:r w:rsidRPr="00B162F5">
        <w:t xml:space="preserve"> </w:t>
      </w:r>
    </w:p>
    <w:p w:rsidRPr="00B162F5" w:rsidR="463DD0BC" w:rsidP="53ACE9E9" w:rsidRDefault="18CBF609" w14:paraId="5515026B" w14:textId="22687230">
      <w:pPr>
        <w:pStyle w:val="NormalWeb"/>
        <w:numPr>
          <w:ilvl w:val="0"/>
          <w:numId w:val="8"/>
        </w:numPr>
        <w:spacing w:before="0" w:beforeAutospacing="off" w:after="120" w:afterAutospacing="off"/>
        <w:rPr/>
      </w:pPr>
      <w:r w:rsidRPr="53ACE9E9" w:rsidR="18CBF609">
        <w:rPr>
          <w:rFonts w:ascii="Calibri" w:hAnsi="Calibri" w:eastAsia="Calibri" w:cs="Calibri"/>
          <w:color w:val="24292E"/>
          <w:sz w:val="22"/>
          <w:szCs w:val="22"/>
        </w:rPr>
        <w:t xml:space="preserve">Brown, B. (2017). </w:t>
      </w:r>
      <w:r w:rsidRPr="53ACE9E9" w:rsidR="18CBF609">
        <w:rPr>
          <w:rFonts w:ascii="Calibri" w:hAnsi="Calibri" w:eastAsia="Calibri" w:cs="Calibri"/>
          <w:i w:val="1"/>
          <w:iCs w:val="1"/>
          <w:color w:val="24292E"/>
          <w:sz w:val="22"/>
          <w:szCs w:val="22"/>
        </w:rPr>
        <w:t>Braving the wilderness: The quest for true belonging and the courage to stand alone.</w:t>
      </w:r>
      <w:r w:rsidRPr="53ACE9E9" w:rsidR="18CBF609">
        <w:rPr>
          <w:rFonts w:ascii="Calibri" w:hAnsi="Calibri" w:eastAsia="Calibri" w:cs="Calibri"/>
          <w:color w:val="24292E"/>
          <w:sz w:val="22"/>
          <w:szCs w:val="22"/>
        </w:rPr>
        <w:t xml:space="preserve"> Random House.</w:t>
      </w:r>
    </w:p>
    <w:p w:rsidRPr="00B162F5" w:rsidR="463DD0BC" w:rsidP="00B162F5" w:rsidRDefault="13408B2F" w14:paraId="77407B4E" w14:textId="254DC7CA">
      <w:pPr>
        <w:pStyle w:val="NormalWeb"/>
        <w:numPr>
          <w:ilvl w:val="0"/>
          <w:numId w:val="8"/>
        </w:numPr>
        <w:spacing w:before="0" w:beforeAutospacing="0" w:after="120" w:afterAutospacing="0"/>
        <w:rPr>
          <w:rFonts w:ascii="Calibri" w:hAnsi="Calibri" w:cs="Calibri"/>
          <w:color w:val="24292E"/>
          <w:sz w:val="22"/>
          <w:szCs w:val="22"/>
        </w:rPr>
      </w:pPr>
      <w:r w:rsidRPr="00B162F5">
        <w:rPr>
          <w:rFonts w:ascii="Calibri" w:hAnsi="Calibri" w:cs="Calibri"/>
          <w:color w:val="24292E"/>
          <w:sz w:val="22"/>
          <w:szCs w:val="22"/>
        </w:rPr>
        <w:t>Other online resources will be provided in the unit.</w:t>
      </w:r>
    </w:p>
    <w:p w:rsidRPr="00B162F5" w:rsidR="11CF9DED" w:rsidP="00B162F5" w:rsidRDefault="11CF9DED" w14:paraId="54FDE178" w14:textId="40D64B36">
      <w:pPr>
        <w:pStyle w:val="Heading2"/>
        <w:spacing w:before="0" w:after="120" w:line="240" w:lineRule="auto"/>
      </w:pPr>
    </w:p>
    <w:p w:rsidRPr="00084C9B" w:rsidR="00E7579E" w:rsidP="53ACE9E9" w:rsidRDefault="0EA262A3" w14:paraId="6BC79A9A" w14:textId="741DB56F">
      <w:pPr>
        <w:pStyle w:val="Heading2"/>
      </w:pPr>
      <w:r w:rsidR="0EA262A3">
        <w:rPr/>
        <w:t>Creating Collaborative Learning in an Online Environment</w:t>
      </w:r>
    </w:p>
    <w:p w:rsidRPr="00B162F5" w:rsidR="00E7579E" w:rsidP="00B162F5" w:rsidRDefault="0EA262A3" w14:paraId="247066F7" w14:textId="3BAC4BEC">
      <w:pPr>
        <w:spacing w:after="120" w:line="240" w:lineRule="auto"/>
        <w:rPr>
          <w:rFonts w:ascii="Aptos" w:hAnsi="Aptos" w:eastAsia="Aptos" w:cs="Aptos"/>
          <w:color w:val="000000" w:themeColor="text1"/>
          <w:sz w:val="24"/>
          <w:szCs w:val="24"/>
        </w:rPr>
      </w:pPr>
      <w:r w:rsidR="0EA262A3">
        <w:rPr/>
        <w:t xml:space="preserve">In </w:t>
      </w:r>
      <w:r w:rsidR="0EA262A3">
        <w:rPr/>
        <w:t>our role</w:t>
      </w:r>
      <w:r w:rsidR="22C0FB81">
        <w:rPr/>
        <w:t>s</w:t>
      </w:r>
      <w:r w:rsidR="0EA262A3">
        <w:rPr/>
        <w:t xml:space="preserve"> as </w:t>
      </w:r>
      <w:r w:rsidR="0EA262A3">
        <w:rPr/>
        <w:t>teacher</w:t>
      </w:r>
      <w:r w:rsidR="15989CA6">
        <w:rPr/>
        <w:t>s</w:t>
      </w:r>
      <w:r w:rsidR="0EA262A3">
        <w:rPr/>
        <w:t xml:space="preserve"> or facilitator</w:t>
      </w:r>
      <w:r w:rsidR="725D9A79">
        <w:rPr/>
        <w:t>s</w:t>
      </w:r>
      <w:r w:rsidR="0EA262A3">
        <w:rPr/>
        <w:t xml:space="preserve">, </w:t>
      </w:r>
      <w:r w:rsidR="0EA262A3">
        <w:rPr/>
        <w:t>we</w:t>
      </w:r>
      <w:r w:rsidR="0EA262A3">
        <w:rPr/>
        <w:t xml:space="preserve"> are engaged in leading learners through a transformational educational process. “Collaborative </w:t>
      </w:r>
      <w:r w:rsidR="0EA262A3">
        <w:rPr/>
        <w:t>I</w:t>
      </w:r>
      <w:r w:rsidR="0EA262A3">
        <w:rPr/>
        <w:t>nquiry” is a process through which</w:t>
      </w:r>
      <w:r w:rsidR="0EA262A3">
        <w:rPr/>
        <w:t xml:space="preserve"> we, as</w:t>
      </w:r>
      <w:r w:rsidR="0EA262A3">
        <w:rPr/>
        <w:t xml:space="preserve"> educators, engage in learning about the practice of teaching through collaborative inquiry and reflection (Donohoo &amp; Velasco, 2016).</w:t>
      </w:r>
    </w:p>
    <w:p w:rsidRPr="00B162F5" w:rsidR="00E7579E" w:rsidP="00B162F5" w:rsidRDefault="0EA262A3" w14:paraId="06B73A68" w14:textId="38EFB654">
      <w:pPr>
        <w:spacing w:after="120" w:line="240" w:lineRule="auto"/>
        <w:rPr>
          <w:rFonts w:ascii="Aptos" w:hAnsi="Aptos" w:eastAsia="Aptos" w:cs="Aptos"/>
          <w:color w:val="000000" w:themeColor="text1"/>
          <w:sz w:val="24"/>
          <w:szCs w:val="24"/>
        </w:rPr>
      </w:pPr>
      <w:r w:rsidR="0EA262A3">
        <w:rPr/>
        <w:t xml:space="preserve">Athabasca University defines a </w:t>
      </w:r>
      <w:r w:rsidR="00084C9B">
        <w:rPr/>
        <w:t>c</w:t>
      </w:r>
      <w:r w:rsidR="0EA262A3">
        <w:rPr/>
        <w:t xml:space="preserve">ommunity of </w:t>
      </w:r>
      <w:r w:rsidR="00084C9B">
        <w:rPr/>
        <w:t>i</w:t>
      </w:r>
      <w:r w:rsidR="0EA262A3">
        <w:rPr/>
        <w:t>nquiry as “a group of individuals who collaboratively engage in purposeful critical discourse and reflection to construct personal meaning and confirm mutual understanding” (Athabasca University, n.d</w:t>
      </w:r>
      <w:r w:rsidR="0EA262A3">
        <w:rPr/>
        <w:t>.</w:t>
      </w:r>
      <w:r w:rsidR="0EA262A3">
        <w:rPr/>
        <w:t>).</w:t>
      </w:r>
    </w:p>
    <w:p w:rsidRPr="00B162F5" w:rsidR="00E7579E" w:rsidP="00B162F5" w:rsidRDefault="0EA262A3" w14:paraId="29D8B7A0" w14:textId="1334CE9A">
      <w:pPr>
        <w:spacing w:after="120" w:line="240" w:lineRule="auto"/>
        <w:rPr>
          <w:rFonts w:ascii="Aptos" w:hAnsi="Aptos" w:eastAsia="Aptos" w:cs="Aptos"/>
          <w:color w:val="000000" w:themeColor="text1"/>
          <w:sz w:val="24"/>
          <w:szCs w:val="24"/>
        </w:rPr>
      </w:pPr>
      <w:r w:rsidR="0EA262A3">
        <w:rPr/>
        <w:t xml:space="preserve">While </w:t>
      </w:r>
      <w:r w:rsidR="00552F78">
        <w:rPr/>
        <w:t>c</w:t>
      </w:r>
      <w:r w:rsidR="0EA262A3">
        <w:rPr/>
        <w:t xml:space="preserve">ollaborative </w:t>
      </w:r>
      <w:r w:rsidR="00552F78">
        <w:rPr/>
        <w:t>i</w:t>
      </w:r>
      <w:r w:rsidR="0EA262A3">
        <w:rPr/>
        <w:t>nquiry is often used to describe a process used by professional learning communities to guide organizational change</w:t>
      </w:r>
      <w:r w:rsidR="003F5CBB">
        <w:rPr/>
        <w:t xml:space="preserve">, </w:t>
      </w:r>
      <w:r w:rsidR="0EA262A3">
        <w:rPr/>
        <w:t xml:space="preserve">or to describe </w:t>
      </w:r>
      <w:r w:rsidR="003F5CBB">
        <w:rPr/>
        <w:t>c</w:t>
      </w:r>
      <w:r w:rsidR="0EA262A3">
        <w:rPr/>
        <w:t xml:space="preserve">ommunities of </w:t>
      </w:r>
      <w:r w:rsidR="003F5CBB">
        <w:rPr/>
        <w:t>p</w:t>
      </w:r>
      <w:r w:rsidR="0EA262A3">
        <w:rPr/>
        <w:t>ractice among educators</w:t>
      </w:r>
      <w:r w:rsidR="003F5CBB">
        <w:rPr/>
        <w:t xml:space="preserve">, </w:t>
      </w:r>
      <w:r w:rsidR="0EA262A3">
        <w:rPr/>
        <w:t>collaborative inquiry is also a practice that can be implemented within classrooms.</w:t>
      </w:r>
    </w:p>
    <w:p w:rsidRPr="00B162F5" w:rsidR="00E7579E" w:rsidP="00B162F5" w:rsidRDefault="0EA262A3" w14:paraId="39935428" w14:textId="0E57039C">
      <w:pPr>
        <w:spacing w:after="120" w:line="240" w:lineRule="auto"/>
      </w:pPr>
      <w:r w:rsidR="0EA262A3">
        <w:rPr/>
        <w:t xml:space="preserve">The fields of </w:t>
      </w:r>
      <w:r w:rsidR="003F5CBB">
        <w:rPr/>
        <w:t>c</w:t>
      </w:r>
      <w:r w:rsidR="0EA262A3">
        <w:rPr/>
        <w:t xml:space="preserve">ollaborative </w:t>
      </w:r>
      <w:r w:rsidR="003F5CBB">
        <w:rPr/>
        <w:t>i</w:t>
      </w:r>
      <w:r w:rsidR="0EA262A3">
        <w:rPr/>
        <w:t xml:space="preserve">nquiry (Donohoo &amp; Velasco, 2016) and </w:t>
      </w:r>
      <w:r w:rsidR="004A476C">
        <w:rPr/>
        <w:t>a</w:t>
      </w:r>
      <w:r w:rsidR="0EA262A3">
        <w:rPr/>
        <w:t xml:space="preserve">ppreciative </w:t>
      </w:r>
      <w:r w:rsidR="004A476C">
        <w:rPr/>
        <w:t>i</w:t>
      </w:r>
      <w:r w:rsidR="0EA262A3">
        <w:rPr/>
        <w:t xml:space="preserve">nquiry (Whitney &amp; </w:t>
      </w:r>
      <w:r w:rsidR="0EA262A3">
        <w:rPr/>
        <w:t>Trosten</w:t>
      </w:r>
      <w:r w:rsidR="0EA262A3">
        <w:rPr/>
        <w:t xml:space="preserve">-Bloom, 2010) are built on the premise that </w:t>
      </w:r>
      <w:r w:rsidR="0EA262A3">
        <w:rPr/>
        <w:t>we</w:t>
      </w:r>
      <w:r w:rsidR="0EA262A3">
        <w:rPr/>
        <w:t xml:space="preserve"> must </w:t>
      </w:r>
      <w:r w:rsidR="0EA262A3">
        <w:rPr/>
        <w:t xml:space="preserve">all </w:t>
      </w:r>
      <w:r w:rsidR="0EA262A3">
        <w:rPr/>
        <w:t xml:space="preserve">collaborate together in a community of learners, and that by doing so, </w:t>
      </w:r>
      <w:r w:rsidR="0EA262A3">
        <w:rPr/>
        <w:t>we</w:t>
      </w:r>
      <w:r w:rsidR="0EA262A3">
        <w:rPr/>
        <w:t xml:space="preserve"> can generate learning that goes beyond what </w:t>
      </w:r>
      <w:r w:rsidR="0EA262A3">
        <w:rPr/>
        <w:t>we</w:t>
      </w:r>
      <w:r w:rsidR="0EA262A3">
        <w:rPr/>
        <w:t xml:space="preserve"> might learn on </w:t>
      </w:r>
      <w:r w:rsidR="0EA262A3">
        <w:rPr/>
        <w:t>our</w:t>
      </w:r>
      <w:r w:rsidR="0EA262A3">
        <w:rPr/>
        <w:t xml:space="preserve"> own. </w:t>
      </w:r>
      <w:r w:rsidR="44EE6D25">
        <w:rPr/>
        <w:t xml:space="preserve">This </w:t>
      </w:r>
      <w:r w:rsidR="004A476C">
        <w:rPr/>
        <w:t xml:space="preserve">also </w:t>
      </w:r>
      <w:r w:rsidR="44EE6D25">
        <w:rPr/>
        <w:t>aligns</w:t>
      </w:r>
      <w:r w:rsidR="44EE6D25">
        <w:rPr/>
        <w:t xml:space="preserve"> with </w:t>
      </w:r>
      <w:r w:rsidR="732122AD">
        <w:rPr/>
        <w:t xml:space="preserve">the concept of </w:t>
      </w:r>
      <w:r w:rsidR="44EE6D25">
        <w:rPr/>
        <w:t xml:space="preserve">Palmer’s (2017) </w:t>
      </w:r>
      <w:r w:rsidR="004A476C">
        <w:rPr/>
        <w:t>c</w:t>
      </w:r>
      <w:r w:rsidR="44EE6D25">
        <w:rPr/>
        <w:t xml:space="preserve">ommunity of </w:t>
      </w:r>
      <w:r w:rsidR="004A476C">
        <w:rPr/>
        <w:t>t</w:t>
      </w:r>
      <w:r w:rsidR="44EE6D25">
        <w:rPr/>
        <w:t>ruth</w:t>
      </w:r>
      <w:r w:rsidR="003D64F4">
        <w:rPr/>
        <w:t>.</w:t>
      </w:r>
    </w:p>
    <w:p w:rsidRPr="00B162F5" w:rsidR="00E7579E" w:rsidP="00B162F5" w:rsidRDefault="44EE6D25" w14:paraId="68879CE9" w14:textId="60B451D6">
      <w:pPr>
        <w:spacing w:after="120" w:line="240" w:lineRule="auto"/>
        <w:rPr>
          <w:rFonts w:ascii="Aptos" w:hAnsi="Aptos" w:eastAsia="Aptos" w:cs="Aptos"/>
          <w:color w:val="000000" w:themeColor="text1"/>
          <w:sz w:val="24"/>
          <w:szCs w:val="24"/>
        </w:rPr>
      </w:pPr>
      <w:r w:rsidR="44EE6D25">
        <w:rPr/>
        <w:t xml:space="preserve">Collaborative </w:t>
      </w:r>
      <w:r w:rsidR="4000968C">
        <w:rPr/>
        <w:t>inquiry is</w:t>
      </w:r>
      <w:r w:rsidR="0EA262A3">
        <w:rPr/>
        <w:t xml:space="preserve"> a strengths-based approach to learning and change that has been described as “unifying moments when joy touches joy, strength touches strength, health touches health, inspiration combines with inspiration</w:t>
      </w:r>
      <w:r w:rsidR="00311FA1">
        <w:rPr/>
        <w:t>—</w:t>
      </w:r>
      <w:r w:rsidR="0EA262A3">
        <w:rPr/>
        <w:t>and how to make the combinations happen more rapidly and frequently” (Cooperrider</w:t>
      </w:r>
      <w:r w:rsidR="00733054">
        <w:rPr/>
        <w:t>, as cited in</w:t>
      </w:r>
      <w:r w:rsidR="0EA262A3">
        <w:rPr/>
        <w:t xml:space="preserve"> in Whitney &amp; </w:t>
      </w:r>
      <w:r w:rsidR="0EA262A3">
        <w:rPr/>
        <w:t>Trosten</w:t>
      </w:r>
      <w:r w:rsidR="0EA262A3">
        <w:rPr/>
        <w:t>-Bloom, 2010, p. xiii).</w:t>
      </w:r>
    </w:p>
    <w:p w:rsidR="00733054" w:rsidP="00B162F5" w:rsidRDefault="0EA262A3" w14:paraId="14DF87DE" w14:textId="11730426">
      <w:pPr>
        <w:spacing w:after="120" w:line="240" w:lineRule="auto"/>
      </w:pPr>
      <w:r w:rsidR="0EA262A3">
        <w:rPr/>
        <w:t>Palmer’s (2017) “</w:t>
      </w:r>
      <w:r w:rsidR="00733054">
        <w:rPr/>
        <w:t>c</w:t>
      </w:r>
      <w:r w:rsidR="0EA262A3">
        <w:rPr/>
        <w:t xml:space="preserve">ommunity of </w:t>
      </w:r>
      <w:r w:rsidR="00733054">
        <w:rPr/>
        <w:t>t</w:t>
      </w:r>
      <w:r w:rsidR="0EA262A3">
        <w:rPr/>
        <w:t xml:space="preserve">ruth” that </w:t>
      </w:r>
      <w:r w:rsidR="0EA262A3">
        <w:rPr/>
        <w:t>we</w:t>
      </w:r>
      <w:r w:rsidR="0EA262A3">
        <w:rPr/>
        <w:t xml:space="preserve"> explored in the last unit, incorporates the essence of collaborative learning, underscoring the importance of </w:t>
      </w:r>
      <w:r w:rsidR="51B0EF0A">
        <w:rPr/>
        <w:t>relationships</w:t>
      </w:r>
      <w:r w:rsidR="0EA262A3">
        <w:rPr/>
        <w:t xml:space="preserve"> within education. </w:t>
      </w:r>
    </w:p>
    <w:p w:rsidRPr="00B162F5" w:rsidR="00E7579E" w:rsidP="00B162F5" w:rsidRDefault="00733054" w14:paraId="3EAE2C5D" w14:textId="7DCE2C38">
      <w:pPr>
        <w:spacing w:after="120" w:line="240" w:lineRule="auto"/>
        <w:rPr>
          <w:rFonts w:ascii="Aptos" w:hAnsi="Aptos" w:eastAsia="Aptos" w:cs="Aptos"/>
          <w:color w:val="000000" w:themeColor="text1"/>
          <w:sz w:val="24"/>
          <w:szCs w:val="24"/>
        </w:rPr>
      </w:pPr>
      <w:r w:rsidR="00733054">
        <w:rPr/>
        <w:t>Palmer (2017)</w:t>
      </w:r>
      <w:r w:rsidR="0EA262A3">
        <w:rPr/>
        <w:t xml:space="preserve"> writes, </w:t>
      </w:r>
    </w:p>
    <w:p w:rsidRPr="00733054" w:rsidR="00E7579E" w:rsidP="53ACE9E9" w:rsidRDefault="0EA262A3" w14:paraId="4765C927" w14:textId="783D0157">
      <w:pPr>
        <w:pStyle w:val="Quote"/>
        <w:spacing w:before="0" w:after="120" w:line="240" w:lineRule="auto"/>
        <w:ind w:left="720"/>
        <w:jc w:val="left"/>
        <w:rPr>
          <w:i w:val="0"/>
          <w:iCs w:val="0"/>
          <w:rPrChange w:author="" w16du:dateUtc="2026-01-09T14:52:00Z" w:id="458533085">
            <w:rPr/>
          </w:rPrChange>
        </w:rPr>
      </w:pPr>
      <w:r w:rsidRPr="53ACE9E9" w:rsidR="0EA262A3">
        <w:rPr>
          <w:i w:val="0"/>
          <w:iCs w:val="0"/>
        </w:rPr>
        <w:t>What seems right for me, after many years of searching, is to sit in a circle with my students (or try to relate to the crowd in a lecture hall as if we were in a circle) and lead an inquiry into the great thing in our midst, But there are other ways to create community in the classroom, and some of them look nothing like the interactive encounter we normally associate with that word</w:t>
      </w:r>
      <w:r w:rsidRPr="53ACE9E9" w:rsidR="198B5C28">
        <w:rPr>
          <w:i w:val="0"/>
          <w:iCs w:val="0"/>
        </w:rPr>
        <w:t>.</w:t>
      </w:r>
      <w:r w:rsidRPr="53ACE9E9" w:rsidR="0EA262A3">
        <w:rPr>
          <w:i w:val="0"/>
          <w:iCs w:val="0"/>
        </w:rPr>
        <w:t xml:space="preserve"> (p. 139)</w:t>
      </w:r>
    </w:p>
    <w:p w:rsidRPr="00B162F5" w:rsidR="00E7579E" w:rsidP="00B162F5" w:rsidRDefault="0EA262A3" w14:paraId="27EF8150" w14:textId="77F7E14C">
      <w:pPr>
        <w:spacing w:after="120" w:line="240" w:lineRule="auto"/>
        <w:rPr>
          <w:rFonts w:ascii="Aptos" w:hAnsi="Aptos" w:eastAsia="Aptos" w:cs="Aptos"/>
          <w:color w:val="000000" w:themeColor="text1"/>
          <w:sz w:val="24"/>
          <w:szCs w:val="24"/>
        </w:rPr>
      </w:pPr>
      <w:r w:rsidR="0EA262A3">
        <w:rPr/>
        <w:t xml:space="preserve">Whitney </w:t>
      </w:r>
      <w:r w:rsidR="457C804E">
        <w:rPr/>
        <w:t>and</w:t>
      </w:r>
      <w:r w:rsidR="0EA262A3">
        <w:rPr/>
        <w:t xml:space="preserve"> </w:t>
      </w:r>
      <w:r w:rsidR="0EA262A3">
        <w:rPr/>
        <w:t>Trosten</w:t>
      </w:r>
      <w:r w:rsidR="0EA262A3">
        <w:rPr/>
        <w:t xml:space="preserve">-Bloom </w:t>
      </w:r>
      <w:r w:rsidR="536148BE">
        <w:rPr/>
        <w:t xml:space="preserve">(2010) </w:t>
      </w:r>
      <w:r w:rsidR="0EA262A3">
        <w:rPr/>
        <w:t>cast a compelling vision for collaborative environments where the act of engaging in appreciative inquiry can transform communities. They write: “Appreciative Inquiry transforms organizations into places that are free and alive, where people are eager and filled with positive power, and where the creativity of the whole never ceases to amaze, surprise, and innovate” (</w:t>
      </w:r>
      <w:r w:rsidR="46D57E39">
        <w:rPr/>
        <w:t xml:space="preserve">Cooperrider, </w:t>
      </w:r>
      <w:r w:rsidR="00CB2000">
        <w:rPr/>
        <w:t xml:space="preserve">as cited </w:t>
      </w:r>
      <w:r w:rsidR="46D57E39">
        <w:rPr/>
        <w:t xml:space="preserve">in </w:t>
      </w:r>
      <w:r w:rsidR="0EA262A3">
        <w:rPr/>
        <w:t xml:space="preserve">Whitney &amp; </w:t>
      </w:r>
      <w:r w:rsidR="0EA262A3">
        <w:rPr/>
        <w:t>Trosten</w:t>
      </w:r>
      <w:r w:rsidR="0EA262A3">
        <w:rPr/>
        <w:t xml:space="preserve">-Bloom, 2010, p. xi). Learning communities, too, can become </w:t>
      </w:r>
      <w:r w:rsidR="0EA262A3">
        <w:rPr/>
        <w:t>places that are free and alive, where all members of the community engage in challenging, authentic learning.</w:t>
      </w:r>
    </w:p>
    <w:p w:rsidR="00CB2000" w:rsidP="00B162F5" w:rsidRDefault="0EA262A3" w14:paraId="2945187D" w14:textId="77777777">
      <w:pPr>
        <w:spacing w:after="120" w:line="240" w:lineRule="auto"/>
      </w:pPr>
      <w:r w:rsidR="0EA262A3">
        <w:rPr/>
        <w:t xml:space="preserve">Appreciative Inquiry (Whitney &amp; </w:t>
      </w:r>
      <w:r w:rsidR="0EA262A3">
        <w:rPr/>
        <w:t>Trosten</w:t>
      </w:r>
      <w:r w:rsidR="0EA262A3">
        <w:rPr/>
        <w:t xml:space="preserve">-Bloom, 2010) is built on eight principles, which can inform the way we support learners in an online learning context. </w:t>
      </w:r>
    </w:p>
    <w:p w:rsidRPr="00CB2000" w:rsidR="00E7579E" w:rsidP="00B162F5" w:rsidRDefault="0EA262A3" w14:paraId="44EC7B29" w14:textId="4DE0F3D3">
      <w:pPr>
        <w:spacing w:after="120" w:line="240" w:lineRule="auto"/>
        <w:rPr>
          <w:rFonts w:ascii="Aptos" w:hAnsi="Aptos" w:eastAsia="Aptos" w:cs="Aptos"/>
          <w:color w:val="000000" w:themeColor="text1"/>
          <w:sz w:val="24"/>
          <w:szCs w:val="24"/>
          <w:rPrChange w:author="" w16du:dateUtc="2026-01-09T14:52:00Z" w:id="410144478">
            <w:rPr>
              <w:rFonts w:ascii="Aptos" w:hAnsi="Aptos" w:eastAsia="Aptos" w:cs="Aptos"/>
              <w:b/>
              <w:bCs/>
              <w:color w:val="000000" w:themeColor="text1"/>
              <w:sz w:val="24"/>
              <w:szCs w:val="24"/>
            </w:rPr>
          </w:rPrChange>
        </w:rPr>
      </w:pPr>
      <w:r w:rsidR="0EA262A3">
        <w:rPr/>
        <w:t>These include:</w:t>
      </w:r>
    </w:p>
    <w:p w:rsidRPr="00B162F5" w:rsidR="00E7579E" w:rsidP="53ACE9E9" w:rsidRDefault="0EA262A3" w14:paraId="364AA51C" w14:textId="6894EFED">
      <w:pPr>
        <w:pStyle w:val="ListParagraph"/>
        <w:numPr>
          <w:ilvl w:val="0"/>
          <w:numId w:val="29"/>
        </w:numPr>
        <w:spacing w:after="120" w:line="240" w:lineRule="auto"/>
        <w:rPr/>
      </w:pPr>
      <w:r w:rsidR="0EA262A3">
        <w:rPr/>
        <w:t xml:space="preserve">The </w:t>
      </w:r>
      <w:r w:rsidR="00CB2000">
        <w:rPr/>
        <w:t>c</w:t>
      </w:r>
      <w:r w:rsidR="0EA262A3">
        <w:rPr/>
        <w:t xml:space="preserve">onstructionist </w:t>
      </w:r>
      <w:r w:rsidR="00CB2000">
        <w:rPr/>
        <w:t>p</w:t>
      </w:r>
      <w:r w:rsidR="00CB2000">
        <w:rPr/>
        <w:t>rinciple</w:t>
      </w:r>
    </w:p>
    <w:p w:rsidRPr="00B162F5" w:rsidR="00E7579E" w:rsidP="53ACE9E9" w:rsidRDefault="0EA262A3" w14:paraId="00BB2D55" w14:textId="1B62667C">
      <w:pPr>
        <w:pStyle w:val="ListParagraph"/>
        <w:numPr>
          <w:ilvl w:val="0"/>
          <w:numId w:val="29"/>
        </w:numPr>
        <w:spacing w:after="120" w:line="240" w:lineRule="auto"/>
        <w:rPr/>
      </w:pPr>
      <w:r w:rsidR="0EA262A3">
        <w:rPr/>
        <w:t xml:space="preserve">The </w:t>
      </w:r>
      <w:r w:rsidR="00CB2000">
        <w:rPr/>
        <w:t>s</w:t>
      </w:r>
      <w:r w:rsidR="0EA262A3">
        <w:rPr/>
        <w:t xml:space="preserve">imultaneity </w:t>
      </w:r>
      <w:r w:rsidR="00CB2000">
        <w:rPr/>
        <w:t>p</w:t>
      </w:r>
      <w:r w:rsidR="00CB2000">
        <w:rPr/>
        <w:t>rinciple</w:t>
      </w:r>
    </w:p>
    <w:p w:rsidRPr="00B162F5" w:rsidR="00E7579E" w:rsidP="53ACE9E9" w:rsidRDefault="0EA262A3" w14:paraId="370B4EAD" w14:textId="50734E51">
      <w:pPr>
        <w:pStyle w:val="ListParagraph"/>
        <w:numPr>
          <w:ilvl w:val="0"/>
          <w:numId w:val="29"/>
        </w:numPr>
        <w:spacing w:after="120" w:line="240" w:lineRule="auto"/>
        <w:rPr/>
      </w:pPr>
      <w:r w:rsidR="0EA262A3">
        <w:rPr/>
        <w:t xml:space="preserve">The </w:t>
      </w:r>
      <w:r w:rsidR="00CB2000">
        <w:rPr/>
        <w:t>p</w:t>
      </w:r>
      <w:r w:rsidR="0EA262A3">
        <w:rPr/>
        <w:t xml:space="preserve">oetic </w:t>
      </w:r>
      <w:r w:rsidR="00CB2000">
        <w:rPr/>
        <w:t>p</w:t>
      </w:r>
      <w:r w:rsidR="00CB2000">
        <w:rPr/>
        <w:t>rinciple</w:t>
      </w:r>
    </w:p>
    <w:p w:rsidRPr="00B162F5" w:rsidR="00E7579E" w:rsidP="53ACE9E9" w:rsidRDefault="0EA262A3" w14:paraId="63819A10" w14:textId="647C4D46">
      <w:pPr>
        <w:pStyle w:val="ListParagraph"/>
        <w:numPr>
          <w:ilvl w:val="0"/>
          <w:numId w:val="29"/>
        </w:numPr>
        <w:spacing w:after="120" w:line="240" w:lineRule="auto"/>
        <w:rPr/>
      </w:pPr>
      <w:r w:rsidR="0EA262A3">
        <w:rPr/>
        <w:t xml:space="preserve">The </w:t>
      </w:r>
      <w:r w:rsidR="00CB2000">
        <w:rPr/>
        <w:t>a</w:t>
      </w:r>
      <w:r w:rsidR="0EA262A3">
        <w:rPr/>
        <w:t xml:space="preserve">nticipatory </w:t>
      </w:r>
      <w:r w:rsidR="00CB2000">
        <w:rPr/>
        <w:t>p</w:t>
      </w:r>
      <w:r w:rsidR="00CB2000">
        <w:rPr/>
        <w:t>rinciple</w:t>
      </w:r>
    </w:p>
    <w:p w:rsidRPr="00B162F5" w:rsidR="00E7579E" w:rsidP="53ACE9E9" w:rsidRDefault="0EA262A3" w14:paraId="0C461101" w14:textId="1C5CD055">
      <w:pPr>
        <w:pStyle w:val="ListParagraph"/>
        <w:numPr>
          <w:ilvl w:val="0"/>
          <w:numId w:val="29"/>
        </w:numPr>
        <w:spacing w:after="120" w:line="240" w:lineRule="auto"/>
        <w:rPr/>
      </w:pPr>
      <w:r w:rsidR="0EA262A3">
        <w:rPr/>
        <w:t xml:space="preserve">The </w:t>
      </w:r>
      <w:r w:rsidR="00CB2000">
        <w:rPr/>
        <w:t>p</w:t>
      </w:r>
      <w:r w:rsidR="0EA262A3">
        <w:rPr/>
        <w:t xml:space="preserve">ositive </w:t>
      </w:r>
      <w:r w:rsidR="00CB2000">
        <w:rPr/>
        <w:t>p</w:t>
      </w:r>
      <w:r w:rsidR="00CB2000">
        <w:rPr/>
        <w:t>rinciple</w:t>
      </w:r>
    </w:p>
    <w:p w:rsidRPr="00B162F5" w:rsidR="00E7579E" w:rsidP="53ACE9E9" w:rsidRDefault="0EA262A3" w14:paraId="33DF7369" w14:textId="1E4216BE">
      <w:pPr>
        <w:pStyle w:val="ListParagraph"/>
        <w:numPr>
          <w:ilvl w:val="0"/>
          <w:numId w:val="29"/>
        </w:numPr>
        <w:spacing w:after="120" w:line="240" w:lineRule="auto"/>
        <w:rPr/>
      </w:pPr>
      <w:r w:rsidR="0EA262A3">
        <w:rPr/>
        <w:t xml:space="preserve">The </w:t>
      </w:r>
      <w:r w:rsidR="00CB2000">
        <w:rPr/>
        <w:t>w</w:t>
      </w:r>
      <w:r w:rsidR="0EA262A3">
        <w:rPr/>
        <w:t xml:space="preserve">holeness </w:t>
      </w:r>
      <w:r w:rsidR="00CB2000">
        <w:rPr/>
        <w:t>p</w:t>
      </w:r>
      <w:r w:rsidR="00CB2000">
        <w:rPr/>
        <w:t>rinciple</w:t>
      </w:r>
    </w:p>
    <w:p w:rsidRPr="00B162F5" w:rsidR="00E7579E" w:rsidP="00B162F5" w:rsidRDefault="0EA262A3" w14:paraId="0BD9BB7A" w14:textId="2A3626F9">
      <w:pPr>
        <w:pStyle w:val="ListParagraph"/>
        <w:numPr>
          <w:ilvl w:val="0"/>
          <w:numId w:val="29"/>
        </w:numPr>
        <w:spacing w:after="120" w:line="240" w:lineRule="auto"/>
        <w:rPr>
          <w:rFonts w:ascii="Aptos" w:hAnsi="Aptos" w:eastAsia="Aptos" w:cs="Aptos"/>
          <w:color w:val="000000" w:themeColor="text1"/>
        </w:rPr>
      </w:pPr>
      <w:r w:rsidR="0EA262A3">
        <w:rPr/>
        <w:t xml:space="preserve">The </w:t>
      </w:r>
      <w:r w:rsidR="00CB2000">
        <w:rPr/>
        <w:t>e</w:t>
      </w:r>
      <w:r w:rsidR="0EA262A3">
        <w:rPr/>
        <w:t xml:space="preserve">nactment </w:t>
      </w:r>
      <w:r w:rsidR="00CB2000">
        <w:rPr/>
        <w:t>p</w:t>
      </w:r>
      <w:r w:rsidR="0EA262A3">
        <w:rPr/>
        <w:t>rinciple</w:t>
      </w:r>
    </w:p>
    <w:p w:rsidRPr="00B162F5" w:rsidR="00E7579E" w:rsidP="00B162F5" w:rsidRDefault="0EA262A3" w14:paraId="4E081B6A" w14:textId="5DEEA286">
      <w:pPr>
        <w:pStyle w:val="ListParagraph"/>
        <w:numPr>
          <w:ilvl w:val="0"/>
          <w:numId w:val="29"/>
        </w:numPr>
        <w:spacing w:after="120" w:line="240" w:lineRule="auto"/>
        <w:rPr>
          <w:rFonts w:ascii="Aptos" w:hAnsi="Aptos" w:eastAsia="Aptos" w:cs="Aptos"/>
          <w:color w:val="000000" w:themeColor="text1"/>
        </w:rPr>
      </w:pPr>
      <w:r w:rsidR="0EA262A3">
        <w:rPr/>
        <w:t xml:space="preserve">The </w:t>
      </w:r>
      <w:r w:rsidR="00CB2000">
        <w:rPr/>
        <w:t>f</w:t>
      </w:r>
      <w:r w:rsidR="0EA262A3">
        <w:rPr/>
        <w:t>ree-</w:t>
      </w:r>
      <w:r w:rsidR="00CB2000">
        <w:rPr/>
        <w:t>c</w:t>
      </w:r>
      <w:r w:rsidR="0EA262A3">
        <w:rPr/>
        <w:t xml:space="preserve">hoice </w:t>
      </w:r>
      <w:r w:rsidR="00CB2000">
        <w:rPr/>
        <w:t>p</w:t>
      </w:r>
      <w:r w:rsidR="0EA262A3">
        <w:rPr/>
        <w:t>rinciple</w:t>
      </w:r>
    </w:p>
    <w:p w:rsidRPr="00B162F5" w:rsidR="00E7579E" w:rsidP="00B162F5" w:rsidRDefault="0EA262A3" w14:paraId="787D6EFC" w14:textId="10027526">
      <w:pPr>
        <w:spacing w:after="120" w:line="240" w:lineRule="auto"/>
      </w:pPr>
      <w:r w:rsidR="0EA262A3">
        <w:rPr/>
        <w:t xml:space="preserve">(Whitney &amp; </w:t>
      </w:r>
      <w:r w:rsidR="0EA262A3">
        <w:rPr/>
        <w:t>Trosten</w:t>
      </w:r>
      <w:r w:rsidR="0EA262A3">
        <w:rPr/>
        <w:t>-Bloom, 2010, p. 52)</w:t>
      </w:r>
    </w:p>
    <w:p w:rsidR="53ACE9E9" w:rsidP="53ACE9E9" w:rsidRDefault="53ACE9E9" w14:paraId="147974EE" w14:textId="3BDA3956">
      <w:pPr>
        <w:pStyle w:val="Normal"/>
        <w:spacing w:after="120" w:line="240" w:lineRule="auto"/>
        <w:ind w:left="0"/>
      </w:pPr>
    </w:p>
    <w:p w:rsidRPr="00B162F5" w:rsidR="00E7579E" w:rsidP="53ACE9E9" w:rsidRDefault="0EA262A3" w14:paraId="0424E369" w14:textId="415C8870">
      <w:pPr>
        <w:pStyle w:val="Normal"/>
        <w:spacing w:after="120" w:line="240" w:lineRule="auto"/>
        <w:ind w:left="0"/>
        <w:rPr>
          <w:rFonts w:ascii="Aptos" w:hAnsi="Aptos" w:eastAsia="Aptos" w:cs="Aptos"/>
          <w:color w:val="000000" w:themeColor="text1"/>
          <w:sz w:val="24"/>
          <w:szCs w:val="24"/>
        </w:rPr>
      </w:pPr>
      <w:r w:rsidR="0EA262A3">
        <w:rPr/>
        <w:t xml:space="preserve">These principles can serve as a guide for </w:t>
      </w:r>
      <w:r w:rsidR="0EA262A3">
        <w:rPr/>
        <w:t>facilitating</w:t>
      </w:r>
      <w:r w:rsidR="0EA262A3">
        <w:rPr/>
        <w:t xml:space="preserve"> online discussions, designing lessons, and providing formative feedback to learners. For example, the “</w:t>
      </w:r>
      <w:r w:rsidR="000D0F0F">
        <w:rPr/>
        <w:t>s</w:t>
      </w:r>
      <w:r w:rsidR="0EA262A3">
        <w:rPr/>
        <w:t xml:space="preserve">imultaneity </w:t>
      </w:r>
      <w:r w:rsidR="000D0F0F">
        <w:rPr/>
        <w:t>p</w:t>
      </w:r>
      <w:r w:rsidR="0EA262A3">
        <w:rPr/>
        <w:t xml:space="preserve">rinciple” is based on the premise that by its nature, asking questions not only leads to change, but the very act of engaging in inquiry is, in fact, the first step in change. According to this principle, “the moment we ask a question, we begin to create a change” (Whitney &amp; </w:t>
      </w:r>
      <w:r w:rsidR="0EA262A3">
        <w:rPr/>
        <w:t>Trosten</w:t>
      </w:r>
      <w:r w:rsidR="0EA262A3">
        <w:rPr/>
        <w:t>-Bloom, 2010, p. 52).</w:t>
      </w:r>
    </w:p>
    <w:p w:rsidRPr="00B162F5" w:rsidR="00E7579E" w:rsidP="00B162F5" w:rsidRDefault="0EA262A3" w14:paraId="42123CE4" w14:textId="114A6C2B">
      <w:pPr>
        <w:spacing w:after="120" w:line="240" w:lineRule="auto"/>
        <w:rPr>
          <w:rFonts w:ascii="Aptos" w:hAnsi="Aptos" w:eastAsia="Aptos" w:cs="Aptos"/>
          <w:color w:val="000000" w:themeColor="text1"/>
          <w:sz w:val="24"/>
          <w:szCs w:val="24"/>
        </w:rPr>
      </w:pPr>
      <w:r w:rsidR="0EA262A3">
        <w:rPr/>
        <w:t>Likewise, the “</w:t>
      </w:r>
      <w:r w:rsidR="00461206">
        <w:rPr/>
        <w:t>f</w:t>
      </w:r>
      <w:r w:rsidR="0EA262A3">
        <w:rPr/>
        <w:t>ree-</w:t>
      </w:r>
      <w:r w:rsidR="00461206">
        <w:rPr/>
        <w:t>c</w:t>
      </w:r>
      <w:r w:rsidR="0EA262A3">
        <w:rPr/>
        <w:t xml:space="preserve">hoice </w:t>
      </w:r>
      <w:r w:rsidR="00461206">
        <w:rPr/>
        <w:t>p</w:t>
      </w:r>
      <w:r w:rsidR="0EA262A3">
        <w:rPr/>
        <w:t xml:space="preserve">rinciple” contends that “people perform better and are more committed when they have freedom to choose how and what they contribute” (Whitney &amp; </w:t>
      </w:r>
      <w:r w:rsidR="0EA262A3">
        <w:rPr/>
        <w:t>Trosten</w:t>
      </w:r>
      <w:r w:rsidR="0EA262A3">
        <w:rPr/>
        <w:t xml:space="preserve">-Bloom, 2010, p. 52). Facilitating discussions that allow learners to engage in conversation (whether face-to-face or online), </w:t>
      </w:r>
      <w:r w:rsidR="0EA262A3">
        <w:rPr/>
        <w:t>determine</w:t>
      </w:r>
      <w:r w:rsidR="0EA262A3">
        <w:rPr/>
        <w:t xml:space="preserve"> some aspects of their assignments,</w:t>
      </w:r>
      <w:r w:rsidR="00461206">
        <w:rPr/>
        <w:t xml:space="preserve"> such as</w:t>
      </w:r>
      <w:r w:rsidR="0EA262A3">
        <w:rPr/>
        <w:t xml:space="preserve"> select</w:t>
      </w:r>
      <w:r w:rsidR="00461206">
        <w:rPr/>
        <w:t>ing</w:t>
      </w:r>
      <w:r w:rsidR="0EA262A3">
        <w:rPr/>
        <w:t xml:space="preserve"> topics</w:t>
      </w:r>
      <w:r w:rsidR="0EA262A3">
        <w:rPr/>
        <w:t>, can have a powerful influence on student engagement with learning.</w:t>
      </w:r>
    </w:p>
    <w:p w:rsidRPr="00B162F5" w:rsidR="463DD0BC" w:rsidP="00B162F5" w:rsidRDefault="463DD0BC" w14:paraId="38CCB65F" w14:textId="421FFF51">
      <w:pPr>
        <w:spacing w:after="120" w:line="240" w:lineRule="auto"/>
      </w:pPr>
    </w:p>
    <w:p w:rsidRPr="004A4E3E" w:rsidR="00E7579E" w:rsidP="53ACE9E9" w:rsidRDefault="00E7579E" w14:paraId="0D4E05E1" w14:textId="3781DD62">
      <w:pPr>
        <w:pStyle w:val="Heading3"/>
      </w:pPr>
      <w:r w:rsidR="00E7579E">
        <w:rPr/>
        <w:t xml:space="preserve">Activity: </w:t>
      </w:r>
      <w:r w:rsidR="5CCB343C">
        <w:rPr/>
        <w:t>Community of Truth</w:t>
      </w:r>
    </w:p>
    <w:p w:rsidRPr="00B162F5" w:rsidR="4D8813FB" w:rsidP="00B162F5" w:rsidRDefault="104C0713" w14:paraId="2FF7141D" w14:textId="60F9156B">
      <w:pPr>
        <w:spacing w:after="120" w:line="240" w:lineRule="auto"/>
      </w:pPr>
      <w:r w:rsidRPr="00B162F5">
        <w:t>Estimated Time:</w:t>
      </w:r>
      <w:r w:rsidRPr="00B162F5" w:rsidR="7E9B8363">
        <w:t xml:space="preserve"> 90</w:t>
      </w:r>
      <w:r w:rsidRPr="00B162F5">
        <w:t xml:space="preserve"> minutes</w:t>
      </w:r>
    </w:p>
    <w:p w:rsidRPr="00B162F5" w:rsidR="78BC386C" w:rsidP="00B162F5" w:rsidRDefault="78BC386C" w14:paraId="3B8E4AD1" w14:textId="74182409">
      <w:pPr>
        <w:spacing w:after="120" w:line="240" w:lineRule="auto"/>
        <w:rPr>
          <w:rFonts w:ascii="Calibri" w:hAnsi="Calibri" w:eastAsia="Calibri" w:cs="Calibri"/>
        </w:rPr>
      </w:pPr>
      <w:r w:rsidRPr="00B162F5">
        <w:t xml:space="preserve">Read the following chapters in </w:t>
      </w:r>
      <w:r w:rsidRPr="00B162F5">
        <w:rPr>
          <w:rFonts w:ascii="Calibri" w:hAnsi="Calibri" w:eastAsia="Calibri" w:cs="Calibri"/>
          <w:i/>
          <w:iCs/>
          <w:color w:val="000000" w:themeColor="text1"/>
        </w:rPr>
        <w:t xml:space="preserve">The Courage to Teach: Exploring the Inner Landscape of a Teacher's Life </w:t>
      </w:r>
      <w:r w:rsidRPr="00B162F5">
        <w:rPr>
          <w:rFonts w:ascii="Calibri" w:hAnsi="Calibri" w:eastAsia="Calibri" w:cs="Calibri"/>
          <w:color w:val="000000" w:themeColor="text1"/>
        </w:rPr>
        <w:t>(Palmer, 2017):</w:t>
      </w:r>
    </w:p>
    <w:p w:rsidRPr="00B162F5" w:rsidR="78BC386C" w:rsidP="00B162F5" w:rsidRDefault="78BC386C" w14:paraId="60B93A95" w14:textId="690E88E4">
      <w:pPr>
        <w:pStyle w:val="ListParagraph"/>
        <w:numPr>
          <w:ilvl w:val="0"/>
          <w:numId w:val="7"/>
        </w:numPr>
        <w:spacing w:after="120" w:line="240" w:lineRule="auto"/>
        <w:rPr/>
      </w:pPr>
      <w:r w:rsidR="78BC386C">
        <w:rPr/>
        <w:t>Chapter 5, “Teaching in Community</w:t>
      </w:r>
      <w:r w:rsidR="017616B0">
        <w:rPr/>
        <w:t>”</w:t>
      </w:r>
    </w:p>
    <w:p w:rsidRPr="00B162F5" w:rsidR="78BC386C" w:rsidP="00B162F5" w:rsidRDefault="78BC386C" w14:paraId="20CE194B" w14:textId="2EB034EC">
      <w:pPr>
        <w:pStyle w:val="ListParagraph"/>
        <w:numPr>
          <w:ilvl w:val="0"/>
          <w:numId w:val="7"/>
        </w:numPr>
        <w:spacing w:after="120" w:line="240" w:lineRule="auto"/>
        <w:rPr/>
      </w:pPr>
      <w:r w:rsidR="78BC386C">
        <w:rPr/>
        <w:t>Chapter 6, “Learning in Community</w:t>
      </w:r>
      <w:r w:rsidR="017616B0">
        <w:rPr/>
        <w:t>”</w:t>
      </w:r>
    </w:p>
    <w:p w:rsidRPr="00B162F5" w:rsidR="78BC386C" w:rsidP="00B162F5" w:rsidRDefault="78BC386C" w14:paraId="1FBCA9AE" w14:textId="24D56A5B">
      <w:pPr>
        <w:pStyle w:val="ListParagraph"/>
        <w:numPr>
          <w:ilvl w:val="0"/>
          <w:numId w:val="7"/>
        </w:numPr>
        <w:spacing w:after="120" w:line="240" w:lineRule="auto"/>
        <w:rPr/>
      </w:pPr>
      <w:r w:rsidR="78BC386C">
        <w:rPr/>
        <w:t>Chapter 7, “Divided No More”</w:t>
      </w:r>
    </w:p>
    <w:p w:rsidRPr="00B162F5" w:rsidR="2E90CDA8" w:rsidP="00B162F5" w:rsidRDefault="2E90CDA8" w14:paraId="3E4CFC69" w14:textId="4B814120">
      <w:pPr>
        <w:spacing w:after="120" w:line="240" w:lineRule="auto"/>
        <w:rPr>
          <w:rFonts w:ascii="Aptos" w:hAnsi="Aptos" w:eastAsia="Aptos" w:cs="Aptos"/>
          <w:color w:val="000000" w:themeColor="text1"/>
          <w:sz w:val="24"/>
          <w:szCs w:val="24"/>
        </w:rPr>
      </w:pPr>
      <w:r w:rsidRPr="00B162F5">
        <w:t xml:space="preserve">In your </w:t>
      </w:r>
      <w:r w:rsidRPr="00B162F5" w:rsidR="4384DBE1">
        <w:t>r</w:t>
      </w:r>
      <w:r w:rsidRPr="00B162F5">
        <w:t xml:space="preserve">eflective </w:t>
      </w:r>
      <w:r w:rsidRPr="00B162F5" w:rsidR="47C88CC3">
        <w:t>j</w:t>
      </w:r>
      <w:r w:rsidRPr="00B162F5">
        <w:t>ournal, make notes on the following questions:</w:t>
      </w:r>
    </w:p>
    <w:p w:rsidRPr="00B162F5" w:rsidR="2E90CDA8" w:rsidP="00B162F5" w:rsidRDefault="2E90CDA8" w14:paraId="71408705" w14:textId="70054869">
      <w:pPr>
        <w:pStyle w:val="ListParagraph"/>
        <w:numPr>
          <w:ilvl w:val="0"/>
          <w:numId w:val="25"/>
        </w:numPr>
        <w:spacing w:after="120" w:line="240" w:lineRule="auto"/>
        <w:rPr>
          <w:rFonts w:ascii="Aptos" w:hAnsi="Aptos" w:eastAsia="Aptos" w:cs="Aptos"/>
          <w:color w:val="000000" w:themeColor="text1"/>
        </w:rPr>
      </w:pPr>
      <w:r w:rsidRPr="00B162F5">
        <w:t>What specific actions could you take to invite students in to the “community of truth”?</w:t>
      </w:r>
    </w:p>
    <w:p w:rsidRPr="00B162F5" w:rsidR="2E90CDA8" w:rsidP="00B162F5" w:rsidRDefault="2E90CDA8" w14:paraId="3AE73F85" w14:textId="12C00675">
      <w:pPr>
        <w:pStyle w:val="ListParagraph"/>
        <w:numPr>
          <w:ilvl w:val="0"/>
          <w:numId w:val="25"/>
        </w:numPr>
        <w:spacing w:after="120" w:line="240" w:lineRule="auto"/>
        <w:rPr>
          <w:rFonts w:ascii="Aptos" w:hAnsi="Aptos" w:eastAsia="Aptos" w:cs="Aptos"/>
          <w:color w:val="000000" w:themeColor="text1"/>
        </w:rPr>
      </w:pPr>
      <w:r w:rsidRPr="00B162F5">
        <w:lastRenderedPageBreak/>
        <w:t>What questions can I ask to invite students to engage in collaborative, inquiry-based learning?</w:t>
      </w:r>
    </w:p>
    <w:p w:rsidRPr="00B162F5" w:rsidR="463DD0BC" w:rsidP="00B162F5" w:rsidRDefault="463DD0BC" w14:paraId="0E0E7600" w14:textId="3D7A3034">
      <w:pPr>
        <w:spacing w:after="120" w:line="240" w:lineRule="auto"/>
      </w:pPr>
    </w:p>
    <w:p w:rsidRPr="004A4E3E" w:rsidR="4D8813FB" w:rsidP="53ACE9E9" w:rsidRDefault="104C0713" w14:paraId="297625AA" w14:textId="6FA20928">
      <w:pPr>
        <w:pStyle w:val="Heading3"/>
      </w:pPr>
      <w:r w:rsidR="104C0713">
        <w:rPr/>
        <w:t>Activity:</w:t>
      </w:r>
      <w:r w:rsidR="11A86247">
        <w:rPr/>
        <w:t xml:space="preserve"> Appreciative Inquiry in the Classroom</w:t>
      </w:r>
    </w:p>
    <w:p w:rsidRPr="00B162F5" w:rsidR="4D8813FB" w:rsidP="00B162F5" w:rsidRDefault="104C0713" w14:paraId="651BA126" w14:textId="4ADDD114">
      <w:pPr>
        <w:spacing w:after="120" w:line="240" w:lineRule="auto"/>
      </w:pPr>
      <w:r w:rsidR="104C0713">
        <w:rPr/>
        <w:t xml:space="preserve">Estimated Time: </w:t>
      </w:r>
      <w:r w:rsidR="707EA82E">
        <w:rPr/>
        <w:t>75</w:t>
      </w:r>
      <w:r w:rsidR="104C0713">
        <w:rPr/>
        <w:t xml:space="preserve"> minutes</w:t>
      </w:r>
    </w:p>
    <w:p w:rsidRPr="00B162F5" w:rsidR="4D8813FB" w:rsidP="00B162F5" w:rsidRDefault="503E423E" w14:paraId="3467496F" w14:textId="36109005">
      <w:pPr>
        <w:spacing w:after="120" w:line="240" w:lineRule="auto"/>
      </w:pPr>
      <w:r w:rsidR="503E423E">
        <w:rPr/>
        <w:t xml:space="preserve">Review the following resources on Appreciative Inquiry: </w:t>
      </w:r>
    </w:p>
    <w:p w:rsidR="28110FC2" w:rsidP="53ACE9E9" w:rsidRDefault="28110FC2" w14:paraId="1E14B3E2" w14:textId="158618B9">
      <w:pPr>
        <w:pStyle w:val="ListParagraph"/>
        <w:numPr>
          <w:ilvl w:val="0"/>
          <w:numId w:val="5"/>
        </w:numPr>
        <w:spacing w:after="120" w:line="240" w:lineRule="auto"/>
        <w:rPr/>
      </w:pPr>
      <w:hyperlink r:id="R66b0469fbe7d4512">
        <w:r w:rsidRPr="39B75310" w:rsidR="28110FC2">
          <w:rPr>
            <w:rStyle w:val="Hyperlink"/>
          </w:rPr>
          <w:t>Introduction to Appreciative Inquiry</w:t>
        </w:r>
      </w:hyperlink>
      <w:r w:rsidR="28110FC2">
        <w:rPr/>
        <w:t xml:space="preserve"> (Cooperider Center for Appreciative Inquiry, 2023)</w:t>
      </w:r>
    </w:p>
    <w:p w:rsidR="28110FC2" w:rsidP="53ACE9E9" w:rsidRDefault="28110FC2" w14:paraId="02B0D8E1" w14:textId="2F2F2782">
      <w:pPr>
        <w:pStyle w:val="ListParagraph"/>
        <w:numPr>
          <w:ilvl w:val="0"/>
          <w:numId w:val="5"/>
        </w:numPr>
        <w:spacing w:after="120" w:line="240" w:lineRule="auto"/>
        <w:rPr/>
      </w:pPr>
      <w:hyperlink r:id="Rd290546a9da8491f">
        <w:r w:rsidRPr="39B75310" w:rsidR="28110FC2">
          <w:rPr>
            <w:rStyle w:val="Hyperlink"/>
          </w:rPr>
          <w:t>About Appreciative Inquiry</w:t>
        </w:r>
      </w:hyperlink>
      <w:r w:rsidR="28110FC2">
        <w:rPr/>
        <w:t xml:space="preserve"> (</w:t>
      </w:r>
      <w:r w:rsidR="28110FC2">
        <w:rPr/>
        <w:t>Cooperider Center for Appreciative Inquiry, n.d.)</w:t>
      </w:r>
    </w:p>
    <w:p w:rsidRPr="00B162F5" w:rsidR="4D8813FB" w:rsidP="00B162F5" w:rsidRDefault="503E423E" w14:paraId="44A249A1" w14:textId="368870BE">
      <w:pPr>
        <w:pStyle w:val="ListParagraph"/>
        <w:numPr>
          <w:ilvl w:val="0"/>
          <w:numId w:val="5"/>
        </w:numPr>
        <w:spacing w:after="120" w:line="240" w:lineRule="auto"/>
        <w:rPr/>
      </w:pPr>
      <w:hyperlink r:id="Rdebbf6deacb344fe">
        <w:r w:rsidRPr="53ACE9E9" w:rsidR="503E423E">
          <w:rPr>
            <w:rStyle w:val="Hyperlink"/>
          </w:rPr>
          <w:t>What is Appreciative Inquiry (AI)?</w:t>
        </w:r>
      </w:hyperlink>
      <w:r w:rsidR="503E423E">
        <w:rPr/>
        <w:t xml:space="preserve"> (The Center for Appreciative Inquiry, n.d.)</w:t>
      </w:r>
    </w:p>
    <w:p w:rsidRPr="00B162F5" w:rsidR="4D8813FB" w:rsidP="00B162F5" w:rsidRDefault="503E423E" w14:paraId="0BDCFE7A" w14:textId="3A964455">
      <w:pPr>
        <w:pStyle w:val="ListParagraph"/>
        <w:numPr>
          <w:ilvl w:val="0"/>
          <w:numId w:val="5"/>
        </w:numPr>
        <w:spacing w:after="120" w:line="240" w:lineRule="auto"/>
      </w:pPr>
      <w:hyperlink r:id="rId21">
        <w:r w:rsidRPr="00B162F5">
          <w:rPr>
            <w:rStyle w:val="Hyperlink"/>
          </w:rPr>
          <w:t>Generic Process of Appreciative Inquiry</w:t>
        </w:r>
      </w:hyperlink>
      <w:r w:rsidRPr="00B162F5">
        <w:t xml:space="preserve"> (The Center for Appreciative Inquiry, n.d.)</w:t>
      </w:r>
    </w:p>
    <w:p w:rsidRPr="00B162F5" w:rsidR="4D8813FB" w:rsidP="00B162F5" w:rsidRDefault="3C557654" w14:paraId="1DD08486" w14:textId="35E422EE">
      <w:pPr>
        <w:spacing w:after="120" w:line="240" w:lineRule="auto"/>
      </w:pPr>
      <w:r w:rsidRPr="00B162F5">
        <w:t>(</w:t>
      </w:r>
      <w:r w:rsidRPr="00B162F5" w:rsidR="53423901">
        <w:t xml:space="preserve">If you would like to explore Appreciative Inquiry further, be sure to explore </w:t>
      </w:r>
      <w:r w:rsidRPr="00B162F5">
        <w:t xml:space="preserve">in </w:t>
      </w:r>
      <w:r w:rsidRPr="00B162F5" w:rsidR="47AAA68E">
        <w:rPr>
          <w:i/>
          <w:iCs/>
        </w:rPr>
        <w:t>The power of appreciative inquiry: A practical guide to positive change</w:t>
      </w:r>
      <w:r w:rsidRPr="00B162F5" w:rsidR="47AAA68E">
        <w:t xml:space="preserve"> (</w:t>
      </w:r>
      <w:r w:rsidRPr="00B162F5">
        <w:t>Whitney &amp; Trosten-Bloom</w:t>
      </w:r>
      <w:r w:rsidRPr="00B162F5" w:rsidR="7EB478E5">
        <w:t>, 2010).</w:t>
      </w:r>
    </w:p>
    <w:p w:rsidRPr="00DC5D38" w:rsidR="00DC5D38" w:rsidP="00B162F5" w:rsidRDefault="3C557654" w14:paraId="4266A671" w14:textId="77777777">
      <w:pPr>
        <w:pStyle w:val="ListParagraph"/>
        <w:numPr>
          <w:ilvl w:val="0"/>
          <w:numId w:val="6"/>
        </w:numPr>
        <w:spacing w:after="120" w:line="240" w:lineRule="auto"/>
        <w:rPr>
          <w:rFonts w:ascii="Aptos" w:hAnsi="Aptos" w:eastAsia="Aptos" w:cs="Aptos"/>
          <w:color w:val="000000" w:themeColor="text1"/>
          <w:rPrChange w:author="" w16du:dateUtc="2026-01-09T14:58:00Z" w:id="375791480">
            <w:rPr/>
          </w:rPrChange>
        </w:rPr>
      </w:pPr>
      <w:r w:rsidR="3C557654">
        <w:rPr/>
        <w:t>Select two</w:t>
      </w:r>
      <w:r w:rsidR="00DC5D38">
        <w:rPr/>
        <w:t xml:space="preserve"> (2)</w:t>
      </w:r>
      <w:r w:rsidR="3C557654">
        <w:rPr/>
        <w:t xml:space="preserve"> of the Principles of Appreciative Inquiry. </w:t>
      </w:r>
    </w:p>
    <w:p w:rsidRPr="00B162F5" w:rsidR="4D8813FB" w:rsidP="00B162F5" w:rsidRDefault="3C557654" w14:paraId="11663F93" w14:textId="076B4932">
      <w:pPr>
        <w:pStyle w:val="ListParagraph"/>
        <w:numPr>
          <w:ilvl w:val="0"/>
          <w:numId w:val="6"/>
        </w:numPr>
        <w:spacing w:after="120" w:line="240" w:lineRule="auto"/>
        <w:rPr>
          <w:rFonts w:ascii="Aptos" w:hAnsi="Aptos" w:eastAsia="Aptos" w:cs="Aptos"/>
          <w:color w:val="000000" w:themeColor="text1"/>
        </w:rPr>
      </w:pPr>
      <w:r w:rsidR="3C557654">
        <w:rPr/>
        <w:t xml:space="preserve">In a 250-word discussion post, describe a learning activity you would conduct with your class that integrates </w:t>
      </w:r>
      <w:r w:rsidR="00DC5D38">
        <w:rPr/>
        <w:t>both</w:t>
      </w:r>
      <w:r w:rsidR="3C557654">
        <w:rPr/>
        <w:t xml:space="preserve"> principles. For example, how would you design a writing assignment that included</w:t>
      </w:r>
      <w:r w:rsidR="4FF309A9">
        <w:rPr/>
        <w:t xml:space="preserve"> the</w:t>
      </w:r>
      <w:r w:rsidR="3C557654">
        <w:rPr/>
        <w:t xml:space="preserve"> “</w:t>
      </w:r>
      <w:r w:rsidR="00DC5D38">
        <w:rPr/>
        <w:t>p</w:t>
      </w:r>
      <w:r w:rsidR="3C557654">
        <w:rPr/>
        <w:t xml:space="preserve">ositive </w:t>
      </w:r>
      <w:r w:rsidR="00DC5D38">
        <w:rPr/>
        <w:t>p</w:t>
      </w:r>
      <w:r w:rsidR="3C557654">
        <w:rPr/>
        <w:t>rinciple”?</w:t>
      </w:r>
    </w:p>
    <w:p w:rsidRPr="00DC5D38" w:rsidR="00DC5D38" w:rsidP="53ACE9E9" w:rsidRDefault="3C557654" w14:paraId="6E3A61C2" w14:textId="17CAD7C4">
      <w:pPr>
        <w:spacing w:after="120" w:line="240" w:lineRule="auto"/>
        <w:ind w:left="360"/>
        <w:rPr>
          <w:rFonts w:ascii="Aptos" w:hAnsi="Aptos" w:eastAsia="Aptos" w:cs="Aptos"/>
          <w:color w:val="000000" w:themeColor="text1"/>
          <w:rPrChange w:author="" w16du:dateUtc="2026-01-09T14:58:00Z" w:id="1689595182">
            <w:rPr/>
          </w:rPrChange>
        </w:rPr>
      </w:pPr>
      <w:r w:rsidR="00DC5D38">
        <w:rPr/>
        <w:t>Or</w:t>
      </w:r>
      <w:r w:rsidR="3C557654">
        <w:rPr/>
        <w:t xml:space="preserve"> </w:t>
      </w:r>
    </w:p>
    <w:p w:rsidRPr="00B162F5" w:rsidR="4D8813FB" w:rsidP="00B162F5" w:rsidRDefault="3C557654" w14:paraId="4FA1D0C2" w14:textId="2DF5EDEF">
      <w:pPr>
        <w:pStyle w:val="ListParagraph"/>
        <w:numPr>
          <w:ilvl w:val="0"/>
          <w:numId w:val="6"/>
        </w:numPr>
        <w:spacing w:after="120" w:line="240" w:lineRule="auto"/>
        <w:rPr>
          <w:rFonts w:ascii="Aptos" w:hAnsi="Aptos" w:eastAsia="Aptos" w:cs="Aptos"/>
          <w:color w:val="000000" w:themeColor="text1"/>
        </w:rPr>
      </w:pPr>
      <w:r w:rsidR="00DC5D38">
        <w:rPr/>
        <w:t>D</w:t>
      </w:r>
      <w:r w:rsidR="3C557654">
        <w:rPr/>
        <w:t>escribe an</w:t>
      </w:r>
      <w:r w:rsidR="668319DB">
        <w:rPr/>
        <w:t xml:space="preserve"> online discuss forum,</w:t>
      </w:r>
      <w:r w:rsidR="3C557654">
        <w:rPr/>
        <w:t xml:space="preserve"> through which you ask students to create a short video that incorporates the “</w:t>
      </w:r>
      <w:r w:rsidR="00DC5D38">
        <w:rPr/>
        <w:t>p</w:t>
      </w:r>
      <w:r w:rsidR="3C557654">
        <w:rPr/>
        <w:t xml:space="preserve">oetic </w:t>
      </w:r>
      <w:r w:rsidR="00DC5D38">
        <w:rPr/>
        <w:t>p</w:t>
      </w:r>
      <w:r w:rsidR="3C557654">
        <w:rPr/>
        <w:t>rinciple.”</w:t>
      </w:r>
    </w:p>
    <w:p w:rsidRPr="00B162F5" w:rsidR="11CF9DED" w:rsidP="00B162F5" w:rsidRDefault="11CF9DED" w14:paraId="250F89A6" w14:textId="28E86E47">
      <w:pPr>
        <w:spacing w:after="120" w:line="240" w:lineRule="auto"/>
        <w:rPr>
          <w:rFonts w:ascii="Aptos" w:hAnsi="Aptos" w:eastAsia="Aptos" w:cs="Aptos"/>
          <w:color w:val="000000" w:themeColor="text1"/>
        </w:rPr>
      </w:pPr>
    </w:p>
    <w:p w:rsidRPr="004A312B" w:rsidR="79A3F6D1" w:rsidP="53ACE9E9" w:rsidRDefault="1FD5AEB4" w14:paraId="4351FAB6" w14:textId="10505307">
      <w:pPr>
        <w:pStyle w:val="Heading3"/>
        <w:rPr>
          <w:rPrChange w:author="" w16du:dateUtc="2026-01-09T14:58:00Z" w:id="642770291">
            <w:rPr>
              <w:rFonts w:asciiTheme="minorHAnsi" w:hAnsiTheme="minorHAnsi" w:eastAsiaTheme="minorEastAsia" w:cstheme="minorBidi"/>
              <w:color w:val="000000" w:themeColor="text1"/>
            </w:rPr>
          </w:rPrChange>
        </w:rPr>
      </w:pPr>
      <w:r w:rsidR="1FD5AEB4">
        <w:rPr/>
        <w:t>Activity: Appreciative Interview</w:t>
      </w:r>
    </w:p>
    <w:p w:rsidRPr="00B162F5" w:rsidR="79A3F6D1" w:rsidP="00B162F5" w:rsidRDefault="1FD5AEB4" w14:paraId="560006BA" w14:textId="5D7B69E6">
      <w:pPr>
        <w:spacing w:after="120" w:line="240" w:lineRule="auto"/>
      </w:pPr>
      <w:r w:rsidRPr="00B162F5">
        <w:t>Estimated Time: 120 minutes</w:t>
      </w:r>
    </w:p>
    <w:p w:rsidRPr="00B162F5" w:rsidR="79A3F6D1" w:rsidP="00B162F5" w:rsidRDefault="1FD5AEB4" w14:paraId="1B0FA08A" w14:textId="308861D5">
      <w:pPr>
        <w:spacing w:after="120" w:line="240" w:lineRule="auto"/>
        <w:rPr>
          <w:color w:val="000000" w:themeColor="text1"/>
        </w:rPr>
      </w:pPr>
      <w:r w:rsidRPr="53ACE9E9" w:rsidR="1FD5AEB4">
        <w:rPr>
          <w:color w:val="000000" w:themeColor="text1" w:themeTint="FF" w:themeShade="FF"/>
        </w:rPr>
        <w:t xml:space="preserve">In this discussion, you will interview a friend or colleague. Select someone who is also a coach, </w:t>
      </w:r>
      <w:r w:rsidRPr="53ACE9E9" w:rsidR="1FD5AEB4">
        <w:rPr>
          <w:color w:val="000000" w:themeColor="text1" w:themeTint="FF" w:themeShade="FF"/>
        </w:rPr>
        <w:t>teacher</w:t>
      </w:r>
      <w:r w:rsidRPr="53ACE9E9" w:rsidR="1FD5AEB4">
        <w:rPr>
          <w:color w:val="000000" w:themeColor="text1" w:themeTint="FF" w:themeShade="FF"/>
        </w:rPr>
        <w:t xml:space="preserve"> or facilitator</w:t>
      </w:r>
      <w:r w:rsidRPr="53ACE9E9" w:rsidR="004A312B">
        <w:rPr>
          <w:color w:val="000000" w:themeColor="text1" w:themeTint="FF" w:themeShade="FF"/>
        </w:rPr>
        <w:t>—</w:t>
      </w:r>
      <w:r w:rsidRPr="53ACE9E9" w:rsidR="1FD5AEB4">
        <w:rPr>
          <w:color w:val="000000" w:themeColor="text1" w:themeTint="FF" w:themeShade="FF"/>
        </w:rPr>
        <w:t>or select another student. You may also choose to complete this interview with a group. By conducting an appreciative interview, you will explore strategies for creating inclusive, collaborative learning communities.</w:t>
      </w:r>
    </w:p>
    <w:p w:rsidRPr="00B162F5" w:rsidR="79A3F6D1" w:rsidP="53ACE9E9" w:rsidRDefault="1FD5AEB4" w14:paraId="6AACFBE7" w14:textId="700B3181">
      <w:pPr>
        <w:pStyle w:val="Heading5"/>
      </w:pPr>
      <w:r w:rsidR="1FD5AEB4">
        <w:rPr/>
        <w:t>Part 1</w:t>
      </w:r>
    </w:p>
    <w:p w:rsidRPr="00B162F5" w:rsidR="79A3F6D1" w:rsidP="00B162F5" w:rsidRDefault="1FD5AEB4" w14:paraId="3591B29E" w14:textId="2E7B1BB0">
      <w:pPr>
        <w:spacing w:after="120" w:line="240" w:lineRule="auto"/>
        <w:rPr>
          <w:color w:val="000000" w:themeColor="text1"/>
        </w:rPr>
      </w:pPr>
      <w:r w:rsidRPr="53ACE9E9" w:rsidR="1FD5AEB4">
        <w:rPr>
          <w:color w:val="000000" w:themeColor="text1" w:themeTint="FF" w:themeShade="FF"/>
        </w:rPr>
        <w:t>Read the article, “</w:t>
      </w:r>
      <w:hyperlink r:id="Rb303c6647ab147c1">
        <w:r w:rsidRPr="53ACE9E9" w:rsidR="1FD5AEB4">
          <w:rPr>
            <w:rStyle w:val="Hyperlink"/>
          </w:rPr>
          <w:t>Appreciative Inte</w:t>
        </w:r>
        <w:r w:rsidRPr="53ACE9E9" w:rsidR="1FD5AEB4">
          <w:rPr>
            <w:rStyle w:val="Hyperlink"/>
          </w:rPr>
          <w:t>r</w:t>
        </w:r>
        <w:r w:rsidRPr="53ACE9E9" w:rsidR="1FD5AEB4">
          <w:rPr>
            <w:rStyle w:val="Hyperlink"/>
          </w:rPr>
          <w:t>views (AI)”</w:t>
        </w:r>
      </w:hyperlink>
      <w:r w:rsidRPr="53ACE9E9" w:rsidR="1FD5AEB4">
        <w:rPr>
          <w:color w:val="000000" w:themeColor="text1" w:themeTint="FF" w:themeShade="FF"/>
        </w:rPr>
        <w:t xml:space="preserve"> (Liberating Structures, n.d.). As you read, </w:t>
      </w:r>
      <w:r w:rsidRPr="53ACE9E9" w:rsidR="1FD5AEB4">
        <w:rPr>
          <w:color w:val="000000" w:themeColor="text1" w:themeTint="FF" w:themeShade="FF"/>
        </w:rPr>
        <w:t>you</w:t>
      </w:r>
      <w:r w:rsidRPr="53ACE9E9" w:rsidR="00FD77FD">
        <w:rPr>
          <w:color w:val="000000" w:themeColor="text1" w:themeTint="FF" w:themeShade="FF"/>
        </w:rPr>
        <w:t xml:space="preserve"> </w:t>
      </w:r>
      <w:r w:rsidRPr="53ACE9E9" w:rsidR="00FD77FD">
        <w:rPr>
          <w:color w:val="000000" w:themeColor="text1" w:themeTint="FF" w:themeShade="FF"/>
        </w:rPr>
        <w:t>will</w:t>
      </w:r>
      <w:r w:rsidRPr="53ACE9E9" w:rsidR="1FD5AEB4">
        <w:rPr>
          <w:color w:val="000000" w:themeColor="text1" w:themeTint="FF" w:themeShade="FF"/>
        </w:rPr>
        <w:t xml:space="preserve"> see that these instructions are developed for groups. However, if you are conducting your interview with an individual, you may still find these instructions helpful.</w:t>
      </w:r>
    </w:p>
    <w:p w:rsidRPr="00B162F5" w:rsidR="79A3F6D1" w:rsidP="00B162F5" w:rsidRDefault="1FD5AEB4" w14:paraId="5640E82B" w14:textId="5DEA02B5">
      <w:pPr>
        <w:spacing w:after="120" w:line="240" w:lineRule="auto"/>
        <w:rPr>
          <w:color w:val="000000" w:themeColor="text1"/>
        </w:rPr>
      </w:pPr>
      <w:r w:rsidRPr="00B162F5">
        <w:rPr>
          <w:color w:val="000000" w:themeColor="text1"/>
        </w:rPr>
        <w:t>Next, read “</w:t>
      </w:r>
      <w:hyperlink r:id="rId23">
        <w:r w:rsidRPr="00B162F5">
          <w:rPr>
            <w:rStyle w:val="Hyperlink"/>
          </w:rPr>
          <w:t>119+ Appreciative Inquiry Interview Qu</w:t>
        </w:r>
        <w:r w:rsidRPr="00B162F5">
          <w:rPr>
            <w:rStyle w:val="Hyperlink"/>
          </w:rPr>
          <w:t>e</w:t>
        </w:r>
        <w:r w:rsidRPr="00B162F5">
          <w:rPr>
            <w:rStyle w:val="Hyperlink"/>
          </w:rPr>
          <w:t>stions and Examples”</w:t>
        </w:r>
      </w:hyperlink>
      <w:r w:rsidRPr="00B162F5">
        <w:rPr>
          <w:color w:val="000000" w:themeColor="text1"/>
        </w:rPr>
        <w:t xml:space="preserve"> (Moore, 2019). </w:t>
      </w:r>
    </w:p>
    <w:p w:rsidRPr="00B162F5" w:rsidR="79A3F6D1" w:rsidP="00B162F5" w:rsidRDefault="1FD5AEB4" w14:paraId="76F58C37" w14:textId="2E84F83A">
      <w:pPr>
        <w:spacing w:after="120" w:line="240" w:lineRule="auto"/>
        <w:rPr>
          <w:color w:val="000000" w:themeColor="text1"/>
        </w:rPr>
      </w:pPr>
      <w:r w:rsidRPr="53ACE9E9" w:rsidR="1FD5AEB4">
        <w:rPr>
          <w:color w:val="000000" w:themeColor="text1" w:themeTint="FF" w:themeShade="FF"/>
        </w:rPr>
        <w:t xml:space="preserve">First, develop a minimum of five </w:t>
      </w:r>
      <w:r w:rsidRPr="53ACE9E9" w:rsidR="00FD77FD">
        <w:rPr>
          <w:color w:val="000000" w:themeColor="text1" w:themeTint="FF" w:themeShade="FF"/>
        </w:rPr>
        <w:t xml:space="preserve">(5) </w:t>
      </w:r>
      <w:r w:rsidRPr="53ACE9E9" w:rsidR="1FD5AEB4">
        <w:rPr>
          <w:color w:val="000000" w:themeColor="text1" w:themeTint="FF" w:themeShade="FF"/>
        </w:rPr>
        <w:t>questions to guide the interview process. The questions should be developed based on your course learning to date, and should integrate the articles, T</w:t>
      </w:r>
      <w:r w:rsidRPr="53ACE9E9" w:rsidR="007010FB">
        <w:rPr>
          <w:color w:val="000000" w:themeColor="text1" w:themeTint="FF" w:themeShade="FF"/>
        </w:rPr>
        <w:t>ED</w:t>
      </w:r>
      <w:r w:rsidRPr="53ACE9E9" w:rsidR="1FD5AEB4">
        <w:rPr>
          <w:color w:val="000000" w:themeColor="text1" w:themeTint="FF" w:themeShade="FF"/>
        </w:rPr>
        <w:t xml:space="preserve"> talks, short films, and other resources we have reviewed together. Building on your learning, develop at least five questions that you will ask another learner, </w:t>
      </w:r>
      <w:r w:rsidRPr="53ACE9E9" w:rsidR="00FD77FD">
        <w:rPr>
          <w:color w:val="000000" w:themeColor="text1" w:themeTint="FF" w:themeShade="FF"/>
        </w:rPr>
        <w:t>to</w:t>
      </w:r>
      <w:r w:rsidRPr="53ACE9E9" w:rsidR="1FD5AEB4">
        <w:rPr>
          <w:color w:val="000000" w:themeColor="text1" w:themeTint="FF" w:themeShade="FF"/>
        </w:rPr>
        <w:t xml:space="preserve"> answer the guiding questions of this unit:</w:t>
      </w:r>
    </w:p>
    <w:p w:rsidRPr="00B162F5" w:rsidR="79A3F6D1" w:rsidP="00B162F5" w:rsidRDefault="1FD5AEB4" w14:paraId="4313BA23" w14:textId="1C94A4D1">
      <w:pPr>
        <w:pStyle w:val="Compact"/>
        <w:numPr>
          <w:ilvl w:val="0"/>
          <w:numId w:val="4"/>
        </w:numPr>
        <w:spacing w:before="0" w:after="120" w:line="240" w:lineRule="auto"/>
        <w:rPr>
          <w:color w:val="000000" w:themeColor="text1"/>
          <w:sz w:val="22"/>
          <w:szCs w:val="22"/>
          <w:lang w:val="en-CA"/>
        </w:rPr>
      </w:pPr>
      <w:r w:rsidRPr="00B162F5">
        <w:rPr>
          <w:color w:val="000000" w:themeColor="text1"/>
          <w:sz w:val="22"/>
          <w:szCs w:val="22"/>
          <w:lang w:val="en-CA"/>
        </w:rPr>
        <w:t>What strategies invite students to engage in collaborative learning?</w:t>
      </w:r>
    </w:p>
    <w:p w:rsidRPr="00B162F5" w:rsidR="79A3F6D1" w:rsidP="00B162F5" w:rsidRDefault="1FD5AEB4" w14:paraId="1C365569" w14:textId="6EDF6094">
      <w:pPr>
        <w:pStyle w:val="Compact"/>
        <w:numPr>
          <w:ilvl w:val="0"/>
          <w:numId w:val="4"/>
        </w:numPr>
        <w:spacing w:before="0" w:after="120" w:line="240" w:lineRule="auto"/>
        <w:rPr>
          <w:color w:val="000000" w:themeColor="text1"/>
          <w:sz w:val="22"/>
          <w:szCs w:val="22"/>
          <w:lang w:val="en-CA"/>
        </w:rPr>
      </w:pPr>
      <w:r w:rsidRPr="00B162F5">
        <w:rPr>
          <w:color w:val="000000" w:themeColor="text1"/>
          <w:sz w:val="22"/>
          <w:szCs w:val="22"/>
          <w:lang w:val="en-CA"/>
        </w:rPr>
        <w:lastRenderedPageBreak/>
        <w:t>What strategies can we use in online learning environments to support connections between students?</w:t>
      </w:r>
    </w:p>
    <w:p w:rsidRPr="00B162F5" w:rsidR="79A3F6D1" w:rsidP="53ACE9E9" w:rsidRDefault="1FD5AEB4" w14:paraId="3993F7CA" w14:textId="2F38C1E3">
      <w:pPr>
        <w:pStyle w:val="Heading5"/>
      </w:pPr>
      <w:r w:rsidR="1FD5AEB4">
        <w:rPr/>
        <w:t>Part 2</w:t>
      </w:r>
    </w:p>
    <w:p w:rsidRPr="00B162F5" w:rsidR="79A3F6D1" w:rsidP="00B162F5" w:rsidRDefault="1FD5AEB4" w14:paraId="38109F75" w14:textId="27CE0826">
      <w:pPr>
        <w:pStyle w:val="FirstParagraph"/>
        <w:spacing w:before="0" w:after="120" w:line="240" w:lineRule="auto"/>
        <w:rPr>
          <w:color w:val="000000" w:themeColor="text1"/>
          <w:sz w:val="22"/>
          <w:szCs w:val="22"/>
        </w:rPr>
      </w:pPr>
      <w:r w:rsidRPr="53ACE9E9" w:rsidR="1FD5AEB4">
        <w:rPr>
          <w:color w:val="000000" w:themeColor="text1" w:themeTint="FF" w:themeShade="FF"/>
          <w:sz w:val="22"/>
          <w:szCs w:val="22"/>
        </w:rPr>
        <w:t xml:space="preserve">Then, contact your friend or colleague and schedule a time to meet, preferably face-to-face, or through </w:t>
      </w:r>
      <w:r w:rsidRPr="53ACE9E9" w:rsidR="00E57F69">
        <w:rPr>
          <w:color w:val="000000" w:themeColor="text1" w:themeTint="FF" w:themeShade="FF"/>
          <w:sz w:val="22"/>
          <w:szCs w:val="22"/>
        </w:rPr>
        <w:t>Z</w:t>
      </w:r>
      <w:r w:rsidRPr="53ACE9E9" w:rsidR="1FD5AEB4">
        <w:rPr>
          <w:color w:val="000000" w:themeColor="text1" w:themeTint="FF" w:themeShade="FF"/>
          <w:sz w:val="22"/>
          <w:szCs w:val="22"/>
        </w:rPr>
        <w:t xml:space="preserve">oom, </w:t>
      </w:r>
      <w:r w:rsidRPr="53ACE9E9" w:rsidR="00E57F69">
        <w:rPr>
          <w:color w:val="000000" w:themeColor="text1" w:themeTint="FF" w:themeShade="FF"/>
          <w:sz w:val="22"/>
          <w:szCs w:val="22"/>
        </w:rPr>
        <w:t>S</w:t>
      </w:r>
      <w:r w:rsidRPr="53ACE9E9" w:rsidR="1FD5AEB4">
        <w:rPr>
          <w:color w:val="000000" w:themeColor="text1" w:themeTint="FF" w:themeShade="FF"/>
          <w:sz w:val="22"/>
          <w:szCs w:val="22"/>
        </w:rPr>
        <w:t>kype, some other form of video conferencing, or by phone.</w:t>
      </w:r>
    </w:p>
    <w:p w:rsidRPr="00B162F5" w:rsidR="79A3F6D1" w:rsidP="53ACE9E9" w:rsidRDefault="1FD5AEB4" w14:paraId="6F90435B" w14:textId="041EFB0B">
      <w:pPr>
        <w:pStyle w:val="Heading5"/>
      </w:pPr>
      <w:r w:rsidR="1FD5AEB4">
        <w:rPr/>
        <w:t>Part 3</w:t>
      </w:r>
    </w:p>
    <w:p w:rsidRPr="00B162F5" w:rsidR="79A3F6D1" w:rsidP="00B162F5" w:rsidRDefault="1FD5AEB4" w14:paraId="7C5B09DE" w14:textId="6EB3FC59">
      <w:pPr>
        <w:spacing w:after="120" w:line="240" w:lineRule="auto"/>
        <w:rPr>
          <w:color w:val="000000" w:themeColor="text1"/>
        </w:rPr>
      </w:pPr>
      <w:r w:rsidRPr="00B162F5">
        <w:rPr>
          <w:color w:val="000000" w:themeColor="text1"/>
        </w:rPr>
        <w:t>After you have completed the interview, prepare a 250-word reflection on what you have learned from the interview, identifying at least three strategies you can use to engage students in collaborative learning as well as strategies you can use to support connections between students in online learning environments. Be sure to reference the other learner for her/his original ideas.</w:t>
      </w:r>
    </w:p>
    <w:p w:rsidRPr="00B162F5" w:rsidR="79A3F6D1" w:rsidP="00B162F5" w:rsidRDefault="1FD5AEB4" w14:paraId="1572309E" w14:textId="1CEEC1AA">
      <w:pPr>
        <w:pStyle w:val="NoteCallout"/>
        <w:spacing w:after="120" w:line="240" w:lineRule="auto"/>
      </w:pPr>
      <w:r w:rsidRPr="00B162F5">
        <w:t xml:space="preserve">Note: </w:t>
      </w:r>
      <w:r w:rsidRPr="00B162F5" w:rsidR="3BE6814E">
        <w:t>This activity serves as the discussion prompt for this unit. Share your response and connect with others in the Learning Community to deepen your understanding.</w:t>
      </w:r>
    </w:p>
    <w:p w:rsidRPr="00B162F5" w:rsidR="79A3F6D1" w:rsidP="00B162F5" w:rsidRDefault="79A3F6D1" w14:paraId="7F400B35" w14:textId="38AE7812">
      <w:pPr>
        <w:spacing w:after="120" w:line="240" w:lineRule="auto"/>
      </w:pPr>
    </w:p>
    <w:p w:rsidRPr="00E57F69" w:rsidR="00E7579E" w:rsidP="53ACE9E9" w:rsidRDefault="7B018EE0" w14:paraId="421A4B1A" w14:textId="70E2A26F">
      <w:pPr>
        <w:pStyle w:val="Heading2"/>
      </w:pPr>
      <w:r w:rsidR="7B018EE0">
        <w:rPr/>
        <w:t>Supporting Connections Between Learners</w:t>
      </w:r>
    </w:p>
    <w:p w:rsidRPr="00B162F5" w:rsidR="00E7579E" w:rsidP="00B162F5" w:rsidRDefault="7B018EE0" w14:paraId="53E87554" w14:textId="3D280D2E">
      <w:pPr>
        <w:spacing w:after="120" w:line="240" w:lineRule="auto"/>
        <w:rPr>
          <w:rFonts w:ascii="Aptos" w:hAnsi="Aptos" w:eastAsia="Aptos" w:cs="Aptos"/>
          <w:color w:val="000000" w:themeColor="text1"/>
          <w:sz w:val="24"/>
          <w:szCs w:val="24"/>
        </w:rPr>
      </w:pPr>
      <w:r w:rsidRPr="00B162F5">
        <w:t>Creating a positive, open, learning environment is a critical component for fostering authentic learning – a place where we can both belong to ourselves and to others.</w:t>
      </w:r>
    </w:p>
    <w:p w:rsidRPr="00B162F5" w:rsidR="00E7579E" w:rsidP="00B162F5" w:rsidRDefault="7B018EE0" w14:paraId="2DB715FC" w14:textId="7E20013B">
      <w:pPr>
        <w:spacing w:after="120" w:line="240" w:lineRule="auto"/>
      </w:pPr>
      <w:r w:rsidR="7B018EE0">
        <w:rPr/>
        <w:t>Brown (2017) poses these questions:</w:t>
      </w:r>
      <w:r w:rsidR="4207CB2B">
        <w:rPr/>
        <w:t xml:space="preserve"> </w:t>
      </w:r>
      <w:r w:rsidR="06EE7962">
        <w:rPr/>
        <w:t>“</w:t>
      </w:r>
      <w:r w:rsidR="7B018EE0">
        <w:rPr/>
        <w:t xml:space="preserve">Are we willing to show up and be seen when we </w:t>
      </w:r>
      <w:r w:rsidR="7B018EE0">
        <w:rPr/>
        <w:t>can’t</w:t>
      </w:r>
      <w:r w:rsidR="7B018EE0">
        <w:rPr/>
        <w:t xml:space="preserve"> control the outcome? Are we willing to create courageous spaces so we can be fully seen?</w:t>
      </w:r>
      <w:r w:rsidR="3B06DFE2">
        <w:rPr/>
        <w:t>”</w:t>
      </w:r>
      <w:r w:rsidR="7B018EE0">
        <w:rPr/>
        <w:t xml:space="preserve"> (p. 154)</w:t>
      </w:r>
      <w:r w:rsidR="0067650B">
        <w:rPr/>
        <w:t>.</w:t>
      </w:r>
    </w:p>
    <w:p w:rsidR="00E7579E" w:rsidP="00B162F5" w:rsidRDefault="164F57AE" w14:paraId="3206C2B2" w14:textId="3A0E0711">
      <w:pPr>
        <w:spacing w:after="120" w:line="240" w:lineRule="auto"/>
        <w:rPr/>
      </w:pPr>
      <w:r w:rsidR="164F57AE">
        <w:rPr/>
        <w:t>Palmer (2017)</w:t>
      </w:r>
      <w:r w:rsidR="7B018EE0">
        <w:rPr/>
        <w:t xml:space="preserve"> offers five suggestions for ways in which </w:t>
      </w:r>
      <w:r w:rsidR="0067650B">
        <w:rPr/>
        <w:t>teachers</w:t>
      </w:r>
      <w:r w:rsidR="7B018EE0">
        <w:rPr/>
        <w:t xml:space="preserve"> can prepare students for engagement in authentic communities</w:t>
      </w:r>
      <w:r w:rsidR="0067650B">
        <w:rPr/>
        <w:t>,</w:t>
      </w:r>
      <w:r w:rsidR="7B018EE0">
        <w:rPr/>
        <w:t xml:space="preserve"> </w:t>
      </w:r>
      <w:r w:rsidR="7B018EE0">
        <w:rPr/>
        <w:t xml:space="preserve">in education, our places of work, and </w:t>
      </w:r>
      <w:r w:rsidR="0067650B">
        <w:rPr/>
        <w:t xml:space="preserve">in </w:t>
      </w:r>
      <w:r w:rsidR="7B018EE0">
        <w:rPr/>
        <w:t>our communities.</w:t>
      </w:r>
    </w:p>
    <w:p w:rsidRPr="00B162F5" w:rsidR="00F43B83" w:rsidP="00B162F5" w:rsidRDefault="00F43B83" w14:paraId="46620EE0" w14:textId="7901D98B">
      <w:pPr>
        <w:spacing w:after="120" w:line="240" w:lineRule="auto"/>
        <w:rPr>
          <w:rFonts w:ascii="Aptos" w:hAnsi="Aptos" w:eastAsia="Aptos" w:cs="Aptos"/>
          <w:color w:val="000000" w:themeColor="text1"/>
          <w:sz w:val="24"/>
          <w:szCs w:val="24"/>
        </w:rPr>
      </w:pPr>
      <w:r w:rsidR="00F43B83">
        <w:rPr/>
        <w:t>Teachers must</w:t>
      </w:r>
    </w:p>
    <w:p w:rsidRPr="00B162F5" w:rsidR="00E7579E" w:rsidP="00B162F5" w:rsidRDefault="7B018EE0" w14:paraId="07C36DE6" w14:textId="412DA15A">
      <w:pPr>
        <w:pStyle w:val="ListParagraph"/>
        <w:numPr>
          <w:ilvl w:val="0"/>
          <w:numId w:val="21"/>
        </w:numPr>
        <w:spacing w:after="120" w:line="240" w:lineRule="auto"/>
        <w:rPr>
          <w:rFonts w:ascii="Aptos" w:hAnsi="Aptos" w:eastAsia="Aptos" w:cs="Aptos"/>
          <w:color w:val="000000" w:themeColor="text1"/>
        </w:rPr>
      </w:pPr>
      <w:r w:rsidR="7B018EE0">
        <w:rPr/>
        <w:t xml:space="preserve">help </w:t>
      </w:r>
      <w:r w:rsidR="7B018EE0">
        <w:rPr/>
        <w:t>students debunk the myth that institutions process autonomous, even ultimate, power over our lives.</w:t>
      </w:r>
    </w:p>
    <w:p w:rsidRPr="00B162F5" w:rsidR="00E7579E" w:rsidP="00B162F5" w:rsidRDefault="7B018EE0" w14:paraId="51CDA7F4" w14:textId="43A95237">
      <w:pPr>
        <w:pStyle w:val="ListParagraph"/>
        <w:numPr>
          <w:ilvl w:val="0"/>
          <w:numId w:val="21"/>
        </w:numPr>
        <w:spacing w:after="120" w:line="240" w:lineRule="auto"/>
        <w:rPr>
          <w:rFonts w:ascii="Aptos" w:hAnsi="Aptos" w:eastAsia="Aptos" w:cs="Aptos"/>
          <w:color w:val="000000" w:themeColor="text1"/>
        </w:rPr>
      </w:pPr>
      <w:r w:rsidR="7B018EE0">
        <w:rPr/>
        <w:t xml:space="preserve">validate the importance of </w:t>
      </w:r>
      <w:r w:rsidR="7B018EE0">
        <w:rPr/>
        <w:t>students’ emotions as well as their intellect.</w:t>
      </w:r>
    </w:p>
    <w:p w:rsidRPr="00B162F5" w:rsidR="00E7579E" w:rsidP="00B162F5" w:rsidRDefault="7B018EE0" w14:paraId="28117426" w14:textId="278BF6F8">
      <w:pPr>
        <w:pStyle w:val="ListParagraph"/>
        <w:numPr>
          <w:ilvl w:val="0"/>
          <w:numId w:val="21"/>
        </w:numPr>
        <w:spacing w:after="120" w:line="240" w:lineRule="auto"/>
        <w:rPr>
          <w:rFonts w:ascii="Aptos" w:hAnsi="Aptos" w:eastAsia="Aptos" w:cs="Aptos"/>
          <w:color w:val="000000" w:themeColor="text1"/>
        </w:rPr>
      </w:pPr>
      <w:r w:rsidR="7B018EE0">
        <w:rPr/>
        <w:t xml:space="preserve">teach </w:t>
      </w:r>
      <w:r w:rsidR="7B018EE0">
        <w:rPr/>
        <w:t>students how to “mine” their emotions for knowledge.</w:t>
      </w:r>
    </w:p>
    <w:p w:rsidRPr="00B162F5" w:rsidR="00E7579E" w:rsidP="00B162F5" w:rsidRDefault="7B018EE0" w14:paraId="48747F73" w14:textId="0FE1B862">
      <w:pPr>
        <w:pStyle w:val="ListParagraph"/>
        <w:numPr>
          <w:ilvl w:val="0"/>
          <w:numId w:val="21"/>
        </w:numPr>
        <w:spacing w:after="120" w:line="240" w:lineRule="auto"/>
        <w:rPr>
          <w:rFonts w:ascii="Aptos" w:hAnsi="Aptos" w:eastAsia="Aptos" w:cs="Aptos"/>
          <w:color w:val="000000" w:themeColor="text1"/>
        </w:rPr>
      </w:pPr>
      <w:r w:rsidR="7B018EE0">
        <w:rPr/>
        <w:t>teach them how to cultivate community or the sake of both knowing and doing.</w:t>
      </w:r>
    </w:p>
    <w:p w:rsidRPr="00B162F5" w:rsidR="00E7579E" w:rsidP="00B162F5" w:rsidRDefault="7B018EE0" w14:paraId="0DEE6A9D" w14:textId="3EB13E5C">
      <w:pPr>
        <w:pStyle w:val="ListParagraph"/>
        <w:numPr>
          <w:ilvl w:val="0"/>
          <w:numId w:val="21"/>
        </w:numPr>
        <w:spacing w:after="120" w:line="240" w:lineRule="auto"/>
        <w:rPr>
          <w:rFonts w:ascii="Aptos" w:hAnsi="Aptos" w:eastAsia="Aptos" w:cs="Aptos"/>
          <w:color w:val="000000" w:themeColor="text1"/>
        </w:rPr>
      </w:pPr>
      <w:r w:rsidR="7B018EE0">
        <w:rPr/>
        <w:t xml:space="preserve">teach </w:t>
      </w:r>
      <w:r w:rsidR="7B018EE0">
        <w:rPr/>
        <w:t xml:space="preserve">and model for </w:t>
      </w:r>
      <w:r w:rsidR="7B018EE0">
        <w:rPr/>
        <w:t>students what is meant to be on the journey toward “an undivided life</w:t>
      </w:r>
      <w:r w:rsidR="7B018EE0">
        <w:rPr/>
        <w:t>” (p. 205).</w:t>
      </w:r>
    </w:p>
    <w:p w:rsidRPr="00B162F5" w:rsidR="00E7579E" w:rsidP="00B162F5" w:rsidRDefault="7B018EE0" w14:paraId="7E2BD0EA" w14:textId="731DD8B5">
      <w:pPr>
        <w:spacing w:after="120" w:line="240" w:lineRule="auto"/>
        <w:rPr>
          <w:rFonts w:ascii="Aptos" w:hAnsi="Aptos" w:eastAsia="Aptos" w:cs="Aptos"/>
          <w:color w:val="000000" w:themeColor="text1"/>
          <w:sz w:val="24"/>
          <w:szCs w:val="24"/>
        </w:rPr>
      </w:pPr>
      <w:r w:rsidR="7B018EE0">
        <w:rPr/>
        <w:t xml:space="preserve">In this course, </w:t>
      </w:r>
      <w:r w:rsidR="00F43B83">
        <w:rPr/>
        <w:t>you</w:t>
      </w:r>
      <w:r w:rsidR="7B018EE0">
        <w:rPr/>
        <w:t xml:space="preserve"> are exploring concepts of education that include our emotional experiences with learning, the importance of community, the nature of knowledge, and the foundational importance of the teacher’s authenticity. For some academics, the acknowledgement of the emotional experience of education can be challenging, according to Palmer</w:t>
      </w:r>
      <w:r w:rsidR="636455BF">
        <w:rPr/>
        <w:t xml:space="preserve"> (2017)</w:t>
      </w:r>
      <w:r w:rsidR="7B018EE0">
        <w:rPr/>
        <w:t xml:space="preserve">, who argues that the feelings </w:t>
      </w:r>
      <w:r w:rsidR="7B018EE0">
        <w:rPr/>
        <w:t>we</w:t>
      </w:r>
      <w:r w:rsidR="7B018EE0">
        <w:rPr/>
        <w:t xml:space="preserve"> have influence</w:t>
      </w:r>
      <w:r w:rsidR="7B018EE0">
        <w:rPr/>
        <w:t xml:space="preserve"> </w:t>
      </w:r>
      <w:r w:rsidR="7B018EE0">
        <w:rPr/>
        <w:t xml:space="preserve">our </w:t>
      </w:r>
      <w:r w:rsidR="7B018EE0">
        <w:rPr/>
        <w:t>learning.</w:t>
      </w:r>
    </w:p>
    <w:p w:rsidRPr="00B162F5" w:rsidR="00F46E02" w:rsidP="53ACE9E9" w:rsidRDefault="7B018EE0" w14:paraId="5778BE69" w14:textId="314E43B5">
      <w:pPr>
        <w:spacing w:after="120" w:line="240" w:lineRule="auto"/>
        <w:rPr>
          <w:rFonts w:ascii="Calibri" w:hAnsi="Calibri" w:cs="Calibri"/>
        </w:rPr>
      </w:pPr>
      <w:r w:rsidR="7B018EE0">
        <w:rPr/>
        <w:t xml:space="preserve">Donohoo and Velasco (2016), in their work on </w:t>
      </w:r>
      <w:r w:rsidR="00EC50C4">
        <w:rPr/>
        <w:t>c</w:t>
      </w:r>
      <w:r w:rsidR="7B018EE0">
        <w:rPr/>
        <w:t xml:space="preserve">ollaborative </w:t>
      </w:r>
      <w:r w:rsidR="00EC50C4">
        <w:rPr/>
        <w:t>i</w:t>
      </w:r>
      <w:r w:rsidR="7B018EE0">
        <w:rPr/>
        <w:t xml:space="preserve">nquiry, also underscore the importance of acknowledging the emotional experiences of student. “There is no doubt that learning is interrupted when negative emotions and attitudes surface, as such feelings hinder our ability to make sense of things” (Donohoo </w:t>
      </w:r>
      <w:r w:rsidR="2D8CF4CC">
        <w:rPr/>
        <w:t>&amp;</w:t>
      </w:r>
      <w:r w:rsidR="7B018EE0">
        <w:rPr/>
        <w:t>Velasco, 2016, p. 36).</w:t>
      </w:r>
      <w:r w:rsidR="6E6835B6">
        <w:rPr/>
        <w:t xml:space="preserve"> Other scholars also argue for a more integrated approach to the teaching and learning process. “Indigenous worldviews see the whole person (physical, emotional, spiritual, and intellectual) as interconnected to land and in relationship to others (family, communities, nations</w:t>
      </w:r>
      <w:r w:rsidR="6E6835B6">
        <w:rPr/>
        <w:t>)”</w:t>
      </w:r>
      <w:r>
        <w:fldChar w:fldCharType="begin"/>
      </w:r>
      <w:r>
        <w:instrText xml:space="preserve"> ADDIN ZOTERO_ITEM CSL_CITATION {"citationID":"RhTpWMwI","properties":{"formattedCitation":"(Cull et al., 2018)","plainCitation":"(Cull et al., 2018)","noteIndex":0},"citationItems":[{"id":2908,"uris":["http://zotero.org/groups/5026852/items/SHCRN8YA"],"itemData":{"id":2908,"type":"article-journal","language":"en","note":"Book Title: Pulling Together: A Guide for Front-Line Staff, Student Services, and Advisors\npublisher: BCcampus","source":"opentextbc.ca","title":"Indigenous Ways of Knowing and Being","URL":"https://opentextbc.ca/indigenizationfrontlineworkers/chapter/indigenous-ways-of-knowing-and-being/","author":[{"family":"Cull","given":"Ian"},{"family":"Hancock","given":"Robert L. A."},{"family":"McKeown","given":"Stephanie"},{"family":"Pidgeon","given":"Michelle"},{"family":"Vedan","given":"Adrienne"}],"accessed":{"date-parts":[["2025",4,29]]},"issued":{"date-parts":[["2018",9,5]]},"citation-key":"cullIndigenousWaysKnowing2018"}}],"schema":"https://github.com/citation-style-language/schema/raw/master/csl-citation.json"} </w:instrText>
      </w:r>
      <w:r>
        <w:fldChar w:fldCharType="separate"/>
      </w:r>
      <w:r w:rsidRPr="53ACE9E9" w:rsidR="00F46E02">
        <w:rPr>
          <w:rFonts w:ascii="Calibri" w:hAnsi="Calibri" w:cs="Calibri"/>
        </w:rPr>
        <w:t>(</w:t>
      </w:r>
      <w:r w:rsidRPr="53ACE9E9" w:rsidR="00F46E02">
        <w:rPr>
          <w:rFonts w:ascii="Calibri" w:hAnsi="Calibri" w:cs="Calibri"/>
        </w:rPr>
        <w:t>Cull et al., 2018)</w:t>
      </w:r>
      <w:r>
        <w:fldChar w:fldCharType="end"/>
      </w:r>
    </w:p>
    <w:p w:rsidRPr="00B162F5" w:rsidR="0CAA14FF" w:rsidP="53ACE9E9" w:rsidRDefault="0CAA14FF" w14:paraId="12D3FAA5" w14:textId="7D840FB3">
      <w:pPr>
        <w:pStyle w:val="Heading4"/>
      </w:pPr>
      <w:r w:rsidR="0CAA14FF">
        <w:rPr/>
        <w:t>Sentipensante</w:t>
      </w:r>
      <w:r w:rsidR="0CAA14FF">
        <w:rPr/>
        <w:t xml:space="preserve"> Pedagogy</w:t>
      </w:r>
    </w:p>
    <w:p w:rsidRPr="00B162F5" w:rsidR="0CAA14FF" w:rsidP="00B162F5" w:rsidRDefault="0CAA14FF" w14:paraId="582520CF" w14:textId="0196C469">
      <w:pPr>
        <w:spacing w:after="120" w:line="240" w:lineRule="auto"/>
      </w:pPr>
      <w:r w:rsidR="0CAA14FF">
        <w:rPr/>
        <w:t>Learning communit</w:t>
      </w:r>
      <w:r w:rsidR="5CD2A8BC">
        <w:rPr/>
        <w:t>ies</w:t>
      </w:r>
      <w:r w:rsidR="0CAA14FF">
        <w:rPr/>
        <w:t xml:space="preserve"> that support deep connections between learners, as well as reflective practice, lead us to a more integrated learning experience. </w:t>
      </w:r>
      <w:r w:rsidR="06B8313F">
        <w:rPr/>
        <w:t>According to Rendon (2014), “Our modern culture remains obsessed with separating the workings of the mind from intuition, which is unexplained knowledge achi</w:t>
      </w:r>
      <w:r w:rsidR="206C3F8C">
        <w:rPr/>
        <w:t>e</w:t>
      </w:r>
      <w:r w:rsidR="06B8313F">
        <w:rPr/>
        <w:t>ved through breakthrough insights, often o</w:t>
      </w:r>
      <w:r w:rsidR="784DB161">
        <w:rPr/>
        <w:t>c</w:t>
      </w:r>
      <w:r w:rsidR="45B2E783">
        <w:rPr/>
        <w:t>c</w:t>
      </w:r>
      <w:r w:rsidR="784DB161">
        <w:rPr/>
        <w:t>u</w:t>
      </w:r>
      <w:r w:rsidR="06B8313F">
        <w:rPr/>
        <w:t>rring through contemplative means such as dreams, mandalas, and meditat</w:t>
      </w:r>
      <w:r w:rsidR="264ACF80">
        <w:rPr/>
        <w:t>ion</w:t>
      </w:r>
      <w:r w:rsidR="06B8313F">
        <w:rPr/>
        <w:t>, among others” (p. 132).</w:t>
      </w:r>
      <w:r w:rsidR="6A675D28">
        <w:rPr/>
        <w:t xml:space="preserve"> In an online learning environment, learners can often feel unengaged or disconnected</w:t>
      </w:r>
      <w:r w:rsidR="00EC50C4">
        <w:rPr/>
        <w:t>—</w:t>
      </w:r>
      <w:r w:rsidR="6A675D28">
        <w:rPr/>
        <w:t>not</w:t>
      </w:r>
      <w:r w:rsidR="06B8313F">
        <w:rPr/>
        <w:t xml:space="preserve"> </w:t>
      </w:r>
      <w:r w:rsidR="4DE8D3E5">
        <w:rPr/>
        <w:t xml:space="preserve">just from other students or their teacher, but also from the learning themselves. Staring at a screen, instead of engaging with other human beings in the same room, </w:t>
      </w:r>
      <w:r w:rsidR="4DE8D3E5">
        <w:rPr/>
        <w:t>we</w:t>
      </w:r>
      <w:r w:rsidR="4DE8D3E5">
        <w:rPr/>
        <w:t xml:space="preserve"> can focus on the tasks to be done, instead of the deep learning. And, of course,</w:t>
      </w:r>
      <w:r w:rsidR="1F99398C">
        <w:rPr/>
        <w:t xml:space="preserve"> it is the deep learning</w:t>
      </w:r>
      <w:r w:rsidR="00BF77B0">
        <w:rPr/>
        <w:t>—</w:t>
      </w:r>
      <w:r w:rsidR="1F99398C">
        <w:rPr/>
        <w:t>the reflection, the contemplation, the conversations</w:t>
      </w:r>
      <w:r w:rsidR="00EC50C4">
        <w:rPr/>
        <w:t>—</w:t>
      </w:r>
      <w:r w:rsidR="1F99398C">
        <w:rPr/>
        <w:t xml:space="preserve">that are of the greatest value. </w:t>
      </w:r>
    </w:p>
    <w:p w:rsidRPr="00B162F5" w:rsidR="0CAA14FF" w:rsidP="00B162F5" w:rsidRDefault="0CAA14FF" w14:paraId="4EBAA9E9" w14:textId="7263D8D0">
      <w:pPr>
        <w:spacing w:after="120" w:line="240" w:lineRule="auto"/>
      </w:pPr>
      <w:r w:rsidR="0CAA14FF">
        <w:rPr/>
        <w:t>Rendon (</w:t>
      </w:r>
      <w:r w:rsidR="60CA8A52">
        <w:rPr/>
        <w:t xml:space="preserve">2014) argues that </w:t>
      </w:r>
      <w:r w:rsidR="60CA8A52">
        <w:rPr/>
        <w:t>we</w:t>
      </w:r>
      <w:r w:rsidR="60CA8A52">
        <w:rPr/>
        <w:t xml:space="preserve"> need to </w:t>
      </w:r>
      <w:r w:rsidR="60CA8A52">
        <w:rPr/>
        <w:t>facilitate</w:t>
      </w:r>
      <w:r w:rsidR="60CA8A52">
        <w:rPr/>
        <w:t xml:space="preserve"> learning experiences that allow and encourage learners to bring their whole selves into the learning experience. She terms this t</w:t>
      </w:r>
      <w:r w:rsidR="28328EA1">
        <w:rPr/>
        <w:t>eaching approach as “</w:t>
      </w:r>
      <w:r w:rsidR="00972658">
        <w:rPr/>
        <w:t>s</w:t>
      </w:r>
      <w:r w:rsidR="28328EA1">
        <w:rPr/>
        <w:t xml:space="preserve">entipensante </w:t>
      </w:r>
      <w:r w:rsidR="00972658">
        <w:rPr/>
        <w:t>p</w:t>
      </w:r>
      <w:r w:rsidR="28328EA1">
        <w:rPr/>
        <w:t>edagogy”</w:t>
      </w:r>
      <w:r w:rsidR="00972658">
        <w:rPr/>
        <w:t>—</w:t>
      </w:r>
      <w:r w:rsidR="28328EA1">
        <w:rPr/>
        <w:t xml:space="preserve">an approach to teaching that marries </w:t>
      </w:r>
      <w:r w:rsidR="28328EA1">
        <w:rPr/>
        <w:t>heart and mind and “</w:t>
      </w:r>
      <w:r w:rsidR="28328EA1">
        <w:rPr/>
        <w:t>represents</w:t>
      </w:r>
      <w:r w:rsidR="28328EA1">
        <w:rPr/>
        <w:t xml:space="preserve"> the reunificat</w:t>
      </w:r>
      <w:r w:rsidR="5EECAF7B">
        <w:rPr/>
        <w:t>i</w:t>
      </w:r>
      <w:r w:rsidR="28328EA1">
        <w:rPr/>
        <w:t>on of sensing and thinking to foster the acquisition of knowledge and wisdom (p. 134)</w:t>
      </w:r>
      <w:r w:rsidR="28328EA1">
        <w:rPr/>
        <w:t>.</w:t>
      </w:r>
      <w:r w:rsidR="394C0AE7">
        <w:rPr/>
        <w:t xml:space="preserve"> </w:t>
      </w:r>
      <w:r w:rsidR="28328EA1">
        <w:rPr/>
        <w:t xml:space="preserve"> </w:t>
      </w:r>
    </w:p>
    <w:p w:rsidRPr="00B162F5" w:rsidR="785F3ED4" w:rsidP="00B162F5" w:rsidRDefault="785F3ED4" w14:paraId="089F5B9E" w14:textId="577CBEB2">
      <w:pPr>
        <w:spacing w:after="120" w:line="240" w:lineRule="auto"/>
      </w:pPr>
      <w:r w:rsidR="785F3ED4">
        <w:rPr/>
        <w:t>Thus, Rendon (2014) suggests that</w:t>
      </w:r>
      <w:r w:rsidR="785F3ED4">
        <w:rPr/>
        <w:t xml:space="preserve"> we</w:t>
      </w:r>
      <w:r w:rsidR="785F3ED4">
        <w:rPr/>
        <w:t xml:space="preserve"> create learning experiences for students that ensure “the learner is actively con</w:t>
      </w:r>
      <w:r w:rsidR="2EED97C7">
        <w:rPr/>
        <w:t>n</w:t>
      </w:r>
      <w:r w:rsidR="785F3ED4">
        <w:rPr/>
        <w:t>e</w:t>
      </w:r>
      <w:r w:rsidR="4376B695">
        <w:rPr/>
        <w:t>c</w:t>
      </w:r>
      <w:r w:rsidR="785F3ED4">
        <w:rPr/>
        <w:t>ted to what is being learned, and diverse forms of contemplative pr</w:t>
      </w:r>
      <w:r w:rsidR="29754838">
        <w:rPr/>
        <w:t>a</w:t>
      </w:r>
      <w:r w:rsidR="785F3ED4">
        <w:rPr/>
        <w:t>ctice become conduits to elicit deep awareness, focus, compassion, social change, transformation, creativity, and inspiration, as well as intellectual underst</w:t>
      </w:r>
      <w:r w:rsidR="765A860D">
        <w:rPr/>
        <w:t>a</w:t>
      </w:r>
      <w:r w:rsidR="785F3ED4">
        <w:rPr/>
        <w:t>ndings” (pp. 134</w:t>
      </w:r>
      <w:r w:rsidR="1A927042">
        <w:rPr/>
        <w:t>-135).</w:t>
      </w:r>
      <w:r w:rsidR="0779525B">
        <w:rPr/>
        <w:t xml:space="preserve"> </w:t>
      </w:r>
    </w:p>
    <w:p w:rsidRPr="00B162F5" w:rsidR="0779525B" w:rsidP="00B162F5" w:rsidRDefault="0779525B" w14:paraId="74113661" w14:textId="5EB8636C">
      <w:pPr>
        <w:spacing w:after="120" w:line="240" w:lineRule="auto"/>
      </w:pPr>
      <w:r w:rsidR="0779525B">
        <w:rPr/>
        <w:t xml:space="preserve">By bringing music or poetry into the learning experience, for example, </w:t>
      </w:r>
      <w:r w:rsidR="0779525B">
        <w:rPr/>
        <w:t xml:space="preserve">we allow </w:t>
      </w:r>
      <w:r w:rsidR="0779525B">
        <w:rPr/>
        <w:t xml:space="preserve">students </w:t>
      </w:r>
      <w:r w:rsidR="00972658">
        <w:rPr/>
        <w:t>can</w:t>
      </w:r>
      <w:r w:rsidR="0779525B">
        <w:rPr/>
        <w:t xml:space="preserve"> engage with and express their emotions and learning in </w:t>
      </w:r>
      <w:r w:rsidR="0779525B">
        <w:rPr/>
        <w:t>different ways</w:t>
      </w:r>
      <w:r w:rsidR="0779525B">
        <w:rPr/>
        <w:t>. In this course, you may have noticed prompts that encourage you to reflect, either on academic sources</w:t>
      </w:r>
      <w:r w:rsidR="1517BE16">
        <w:rPr/>
        <w:t xml:space="preserve"> or music. </w:t>
      </w:r>
      <w:r w:rsidR="1498684C">
        <w:rPr/>
        <w:t>These are designed to deepe</w:t>
      </w:r>
      <w:r w:rsidR="6EFE4860">
        <w:rPr/>
        <w:t>n</w:t>
      </w:r>
      <w:r w:rsidR="1498684C">
        <w:rPr/>
        <w:t xml:space="preserve"> your opportunity to reflect and engage with what you are learning.</w:t>
      </w:r>
      <w:r w:rsidR="442E46F8">
        <w:rPr/>
        <w:t xml:space="preserve"> As you reflect on your learning in this course, you may consider using some of the </w:t>
      </w:r>
      <w:r w:rsidR="320AFCDB">
        <w:rPr/>
        <w:t xml:space="preserve">contemplative </w:t>
      </w:r>
      <w:r w:rsidR="442E46F8">
        <w:rPr/>
        <w:t xml:space="preserve">practices which Rendon (2014) </w:t>
      </w:r>
      <w:r w:rsidR="7CC01F47">
        <w:rPr/>
        <w:t>r</w:t>
      </w:r>
      <w:r w:rsidR="442E46F8">
        <w:rPr/>
        <w:t>ecommends</w:t>
      </w:r>
      <w:r w:rsidR="29C7C372">
        <w:rPr/>
        <w:t xml:space="preserve">, including </w:t>
      </w:r>
      <w:r w:rsidR="442E46F8">
        <w:rPr/>
        <w:t>“stillness, movement, creation process, activist, generative, ritual/cyclical</w:t>
      </w:r>
      <w:r w:rsidR="7648AA31">
        <w:rPr/>
        <w:t>, and relational</w:t>
      </w:r>
      <w:r w:rsidR="1B7A69CA">
        <w:rPr/>
        <w:t xml:space="preserve">” (p. 137). </w:t>
      </w:r>
    </w:p>
    <w:p w:rsidRPr="00B162F5" w:rsidR="00E7579E" w:rsidP="00B162F5" w:rsidRDefault="00E7579E" w14:paraId="64C8D352" w14:textId="492594C9">
      <w:pPr>
        <w:spacing w:after="120" w:line="240" w:lineRule="auto"/>
      </w:pPr>
    </w:p>
    <w:p w:rsidRPr="0047729A" w:rsidR="00C17366" w:rsidP="53ACE9E9" w:rsidRDefault="684DDD55" w14:paraId="0CB670C8" w14:textId="3D354729">
      <w:pPr>
        <w:pStyle w:val="Heading3"/>
      </w:pPr>
      <w:r w:rsidR="684DDD55">
        <w:rPr/>
        <w:t>Activity:</w:t>
      </w:r>
      <w:r w:rsidR="0433DC5E">
        <w:rPr/>
        <w:t xml:space="preserve"> Reflection on Your Own Experience as a Learner</w:t>
      </w:r>
    </w:p>
    <w:p w:rsidRPr="00B162F5" w:rsidR="3F9590C5" w:rsidP="00B162F5" w:rsidRDefault="3F9590C5" w14:paraId="7F1272B2" w14:textId="02265D03">
      <w:pPr>
        <w:spacing w:after="120" w:line="240" w:lineRule="auto"/>
      </w:pPr>
      <w:r w:rsidRPr="00B162F5">
        <w:t xml:space="preserve">Estimated Time: </w:t>
      </w:r>
      <w:r w:rsidRPr="00B162F5" w:rsidR="26F03BFF">
        <w:t>90</w:t>
      </w:r>
      <w:r w:rsidRPr="00B162F5">
        <w:t xml:space="preserve"> minutes</w:t>
      </w:r>
    </w:p>
    <w:p w:rsidRPr="00B162F5" w:rsidR="5D0DDD46" w:rsidP="00B162F5" w:rsidRDefault="5D0DDD46" w14:paraId="5FF21838" w14:textId="1CB4D778">
      <w:pPr>
        <w:spacing w:after="120" w:line="240" w:lineRule="auto"/>
        <w:rPr>
          <w:rFonts w:ascii="Aptos" w:hAnsi="Aptos" w:eastAsia="Aptos" w:cs="Aptos"/>
          <w:color w:val="000000" w:themeColor="text1"/>
          <w:sz w:val="24"/>
          <w:szCs w:val="24"/>
        </w:rPr>
      </w:pPr>
      <w:r w:rsidR="5D0DDD46">
        <w:rPr/>
        <w:t>For this activity, you will spend some time reflecting on your own experience as a learner</w:t>
      </w:r>
      <w:r w:rsidR="7608D5AE">
        <w:rPr/>
        <w:t>. By remembering your own experi</w:t>
      </w:r>
      <w:r w:rsidR="40C36751">
        <w:rPr/>
        <w:t>e</w:t>
      </w:r>
      <w:r w:rsidR="7608D5AE">
        <w:rPr/>
        <w:t>nce</w:t>
      </w:r>
      <w:r w:rsidR="6553DFA5">
        <w:rPr/>
        <w:t>s as a learner</w:t>
      </w:r>
      <w:r w:rsidR="7608D5AE">
        <w:rPr/>
        <w:t xml:space="preserve">, you may be able to </w:t>
      </w:r>
      <w:r w:rsidR="5D0DDD46">
        <w:rPr/>
        <w:t>consider the needs of the students</w:t>
      </w:r>
      <w:r w:rsidR="005E5C50">
        <w:rPr/>
        <w:t xml:space="preserve"> more efficiently as</w:t>
      </w:r>
      <w:r w:rsidR="5D0DDD46">
        <w:rPr/>
        <w:t xml:space="preserve"> you lead in online and face-to-face learning environments. So</w:t>
      </w:r>
      <w:r w:rsidR="1EA74A20">
        <w:rPr/>
        <w:t>,</w:t>
      </w:r>
      <w:r w:rsidR="5D0DDD46">
        <w:rPr/>
        <w:t xml:space="preserve"> pick up your </w:t>
      </w:r>
      <w:r w:rsidR="6137F051">
        <w:rPr/>
        <w:t>r</w:t>
      </w:r>
      <w:r w:rsidR="432F8C9C">
        <w:rPr/>
        <w:t xml:space="preserve">eflective </w:t>
      </w:r>
      <w:r w:rsidR="6CF99828">
        <w:rPr/>
        <w:t>l</w:t>
      </w:r>
      <w:r w:rsidR="432F8C9C">
        <w:rPr/>
        <w:t xml:space="preserve">earning </w:t>
      </w:r>
      <w:r w:rsidR="56F5A32E">
        <w:rPr/>
        <w:t>j</w:t>
      </w:r>
      <w:r w:rsidR="432F8C9C">
        <w:rPr/>
        <w:t>ournal</w:t>
      </w:r>
      <w:r w:rsidR="1D27EAD5">
        <w:rPr/>
        <w:t xml:space="preserve"> or</w:t>
      </w:r>
      <w:r w:rsidR="5D0DDD46">
        <w:rPr/>
        <w:t xml:space="preserve"> grab your laptop, and settle down into </w:t>
      </w:r>
      <w:r w:rsidR="005E5C50">
        <w:rPr/>
        <w:t>a comfortable</w:t>
      </w:r>
      <w:r w:rsidR="5D0DDD46">
        <w:rPr/>
        <w:t xml:space="preserve"> chair (or sit among some trees).</w:t>
      </w:r>
    </w:p>
    <w:p w:rsidRPr="00B162F5" w:rsidR="449B4E34" w:rsidP="00B162F5" w:rsidRDefault="449B4E34" w14:paraId="5ECC7AAB" w14:textId="0A54A886">
      <w:pPr>
        <w:pStyle w:val="ListParagraph"/>
        <w:numPr>
          <w:ilvl w:val="0"/>
          <w:numId w:val="1"/>
        </w:numPr>
        <w:spacing w:after="120" w:line="240" w:lineRule="auto"/>
        <w:rPr>
          <w:rFonts w:ascii="Segoe UI" w:hAnsi="Segoe UI" w:eastAsia="Segoe UI" w:cs="Segoe UI"/>
          <w:color w:val="000000" w:themeColor="text1"/>
        </w:rPr>
      </w:pPr>
      <w:r w:rsidR="449B4E34">
        <w:rPr/>
        <w:t>First, w</w:t>
      </w:r>
      <w:r w:rsidR="6AAC3048">
        <w:rPr/>
        <w:t xml:space="preserve">atch </w:t>
      </w:r>
      <w:r w:rsidR="4A46088F">
        <w:rPr/>
        <w:t>“</w:t>
      </w:r>
      <w:hyperlink r:id="R0f42c1b5a7ea4ce8">
        <w:r w:rsidRPr="53ACE9E9" w:rsidR="7B849727">
          <w:rPr>
            <w:rStyle w:val="Hyperlink"/>
          </w:rPr>
          <w:t xml:space="preserve">Identity SHORT </w:t>
        </w:r>
        <w:r w:rsidRPr="53ACE9E9" w:rsidR="7B849727">
          <w:rPr>
            <w:rStyle w:val="Hyperlink"/>
          </w:rPr>
          <w:t>F</w:t>
        </w:r>
        <w:r w:rsidRPr="53ACE9E9" w:rsidR="7B849727">
          <w:rPr>
            <w:rStyle w:val="Hyperlink"/>
          </w:rPr>
          <w:t>ILM (Award Winning Inspirational Short)</w:t>
        </w:r>
        <w:r w:rsidRPr="53ACE9E9" w:rsidR="3A9EC34A">
          <w:rPr>
            <w:rStyle w:val="Hyperlink"/>
          </w:rPr>
          <w:t>”</w:t>
        </w:r>
      </w:hyperlink>
      <w:r w:rsidR="24DE5606">
        <w:rPr/>
        <w:t xml:space="preserve"> </w:t>
      </w:r>
      <w:r w:rsidR="7B849727">
        <w:rPr/>
        <w:t>(</w:t>
      </w:r>
      <w:r w:rsidR="7B849727">
        <w:rPr/>
        <w:t>Kj</w:t>
      </w:r>
      <w:r w:rsidR="7B849727">
        <w:rPr/>
        <w:t xml:space="preserve"> </w:t>
      </w:r>
      <w:r w:rsidR="7B849727">
        <w:rPr/>
        <w:t>Admes</w:t>
      </w:r>
      <w:r w:rsidR="7B849727">
        <w:rPr/>
        <w:t>, 2012)</w:t>
      </w:r>
      <w:r w:rsidR="11A3F3FC">
        <w:rPr/>
        <w:t>.</w:t>
      </w:r>
    </w:p>
    <w:p w:rsidRPr="00B162F5" w:rsidR="609E9AC2" w:rsidP="00B162F5" w:rsidRDefault="609E9AC2" w14:paraId="788C130E" w14:textId="7E9C1C62">
      <w:pPr>
        <w:pStyle w:val="ListParagraph"/>
        <w:numPr>
          <w:ilvl w:val="0"/>
          <w:numId w:val="1"/>
        </w:numPr>
        <w:spacing w:after="120" w:line="240" w:lineRule="auto"/>
        <w:rPr>
          <w:rFonts w:ascii="Calibri" w:hAnsi="Calibri" w:eastAsia="Calibri" w:cs="Calibri"/>
        </w:rPr>
      </w:pPr>
      <w:r w:rsidRPr="53ACE9E9" w:rsidR="609E9AC2">
        <w:rPr>
          <w:rFonts w:ascii="Calibri" w:hAnsi="Calibri" w:eastAsia="Calibri" w:cs="Calibri"/>
        </w:rPr>
        <w:t>Listen</w:t>
      </w:r>
      <w:r w:rsidRPr="53ACE9E9" w:rsidR="11BCCD13">
        <w:rPr>
          <w:rFonts w:ascii="Calibri" w:hAnsi="Calibri" w:eastAsia="Calibri" w:cs="Calibri"/>
        </w:rPr>
        <w:t xml:space="preserve"> </w:t>
      </w:r>
      <w:hyperlink r:id="R383fd84de49b498b">
        <w:r w:rsidRPr="53ACE9E9" w:rsidR="11BCCD13">
          <w:rPr>
            <w:rStyle w:val="Hyperlink"/>
            <w:rFonts w:ascii="Calibri" w:hAnsi="Calibri" w:eastAsia="Calibri" w:cs="Calibri"/>
          </w:rPr>
          <w:t>“Brav</w:t>
        </w:r>
        <w:r w:rsidRPr="53ACE9E9" w:rsidR="11BCCD13">
          <w:rPr>
            <w:rStyle w:val="Hyperlink"/>
            <w:rFonts w:ascii="Calibri" w:hAnsi="Calibri" w:eastAsia="Calibri" w:cs="Calibri"/>
          </w:rPr>
          <w:t>e</w:t>
        </w:r>
        <w:r w:rsidRPr="53ACE9E9" w:rsidR="11BCCD13">
          <w:rPr>
            <w:rStyle w:val="Hyperlink"/>
            <w:rFonts w:ascii="Calibri" w:hAnsi="Calibri" w:eastAsia="Calibri" w:cs="Calibri"/>
          </w:rPr>
          <w:t>”</w:t>
        </w:r>
      </w:hyperlink>
      <w:r w:rsidRPr="53ACE9E9" w:rsidR="00A92B16">
        <w:rPr>
          <w:rFonts w:ascii="Calibri" w:hAnsi="Calibri" w:eastAsia="Calibri" w:cs="Calibri"/>
        </w:rPr>
        <w:t xml:space="preserve"> </w:t>
      </w:r>
      <w:r w:rsidRPr="53ACE9E9" w:rsidR="11BCCD13">
        <w:rPr>
          <w:rFonts w:ascii="Calibri" w:hAnsi="Calibri" w:eastAsia="Calibri" w:cs="Calibri"/>
        </w:rPr>
        <w:t>(</w:t>
      </w:r>
      <w:r w:rsidRPr="53ACE9E9" w:rsidR="0047729A">
        <w:rPr>
          <w:rFonts w:ascii="Calibri" w:hAnsi="Calibri" w:eastAsia="Calibri" w:cs="Calibri"/>
        </w:rPr>
        <w:t>S</w:t>
      </w:r>
      <w:r w:rsidRPr="53ACE9E9" w:rsidR="11BCCD13">
        <w:rPr>
          <w:rFonts w:ascii="Calibri" w:hAnsi="Calibri" w:eastAsia="Calibri" w:cs="Calibri"/>
        </w:rPr>
        <w:t>ara</w:t>
      </w:r>
      <w:r w:rsidRPr="53ACE9E9" w:rsidR="11BCCD13">
        <w:rPr>
          <w:rFonts w:ascii="Calibri" w:hAnsi="Calibri" w:eastAsia="Calibri" w:cs="Calibri"/>
        </w:rPr>
        <w:t xml:space="preserve"> </w:t>
      </w:r>
      <w:r w:rsidRPr="53ACE9E9" w:rsidR="0047729A">
        <w:rPr>
          <w:rFonts w:ascii="Calibri" w:hAnsi="Calibri" w:eastAsia="Calibri" w:cs="Calibri"/>
        </w:rPr>
        <w:t>B</w:t>
      </w:r>
      <w:r w:rsidRPr="53ACE9E9" w:rsidR="11BCCD13">
        <w:rPr>
          <w:rFonts w:ascii="Calibri" w:hAnsi="Calibri" w:eastAsia="Calibri" w:cs="Calibri"/>
        </w:rPr>
        <w:t>areilles, 2013).</w:t>
      </w:r>
    </w:p>
    <w:p w:rsidRPr="00B162F5" w:rsidR="5D0DDD46" w:rsidP="00B162F5" w:rsidRDefault="5D0DDD46" w14:paraId="3BD61CF8" w14:textId="6CC273BA">
      <w:pPr>
        <w:pStyle w:val="ListParagraph"/>
        <w:numPr>
          <w:ilvl w:val="0"/>
          <w:numId w:val="1"/>
        </w:numPr>
        <w:spacing w:after="120" w:line="240" w:lineRule="auto"/>
      </w:pPr>
      <w:r w:rsidRPr="00B162F5">
        <w:t>Read</w:t>
      </w:r>
      <w:r w:rsidRPr="00B162F5" w:rsidR="3AB91078">
        <w:t xml:space="preserve"> Chapter</w:t>
      </w:r>
      <w:r w:rsidRPr="00B162F5" w:rsidR="79DCA0A2">
        <w:t xml:space="preserve"> 6</w:t>
      </w:r>
      <w:r w:rsidRPr="00B162F5" w:rsidR="3AB91078">
        <w:t>, “</w:t>
      </w:r>
      <w:r w:rsidRPr="00B162F5" w:rsidR="2BA5DEFD">
        <w:t>Hold Hands with Strangers</w:t>
      </w:r>
      <w:r w:rsidRPr="00B162F5" w:rsidR="3AB91078">
        <w:t xml:space="preserve">,” in </w:t>
      </w:r>
      <w:r w:rsidRPr="00B162F5" w:rsidR="3AB91078">
        <w:rPr>
          <w:rFonts w:ascii="Calibri" w:hAnsi="Calibri" w:eastAsia="Calibri" w:cs="Calibri"/>
          <w:i/>
          <w:iCs/>
          <w:color w:val="24292E"/>
        </w:rPr>
        <w:t>Braving the Wilderness</w:t>
      </w:r>
      <w:r w:rsidRPr="00B162F5" w:rsidR="3AB91078">
        <w:rPr>
          <w:rFonts w:ascii="Calibri" w:hAnsi="Calibri" w:eastAsia="Calibri" w:cs="Calibri"/>
          <w:color w:val="000000" w:themeColor="text1"/>
        </w:rPr>
        <w:t xml:space="preserve"> (Brown, 2017).</w:t>
      </w:r>
    </w:p>
    <w:p w:rsidRPr="00B162F5" w:rsidR="5D0DDD46" w:rsidP="00B162F5" w:rsidRDefault="5D0DDD46" w14:paraId="1D19134D" w14:textId="1E617D68">
      <w:pPr>
        <w:spacing w:after="120" w:line="240" w:lineRule="auto"/>
        <w:rPr>
          <w:rFonts w:ascii="Aptos" w:hAnsi="Aptos" w:eastAsia="Aptos" w:cs="Aptos"/>
          <w:color w:val="000000" w:themeColor="text1"/>
          <w:sz w:val="24"/>
          <w:szCs w:val="24"/>
        </w:rPr>
      </w:pPr>
      <w:r w:rsidRPr="00B162F5">
        <w:t>Jot down some of your notes describing your own identity as a student.</w:t>
      </w:r>
    </w:p>
    <w:p w:rsidRPr="00B162F5" w:rsidR="5D0DDD46" w:rsidP="00B162F5" w:rsidRDefault="5D0DDD46" w14:paraId="18BB955C" w14:textId="133BA361">
      <w:pPr>
        <w:pStyle w:val="ListParagraph"/>
        <w:numPr>
          <w:ilvl w:val="0"/>
          <w:numId w:val="13"/>
        </w:numPr>
        <w:spacing w:after="120" w:line="240" w:lineRule="auto"/>
        <w:rPr>
          <w:rFonts w:ascii="Aptos" w:hAnsi="Aptos" w:eastAsia="Aptos" w:cs="Aptos"/>
          <w:color w:val="000000" w:themeColor="text1"/>
        </w:rPr>
      </w:pPr>
      <w:r w:rsidR="5D0DDD46">
        <w:rPr/>
        <w:t xml:space="preserve">List </w:t>
      </w:r>
      <w:r w:rsidR="00A92B16">
        <w:rPr/>
        <w:t>two to three (</w:t>
      </w:r>
      <w:r w:rsidR="5D0DDD46">
        <w:rPr/>
        <w:t>2-3</w:t>
      </w:r>
      <w:r w:rsidR="00A92B16">
        <w:rPr/>
        <w:t>)</w:t>
      </w:r>
      <w:r w:rsidR="5D0DDD46">
        <w:rPr/>
        <w:t xml:space="preserve"> times in your educational experience where you have been “brave” by sharing your thoughts or concerns in a learning environment – whether with other learners or teachers.</w:t>
      </w:r>
    </w:p>
    <w:p w:rsidRPr="00B162F5" w:rsidR="5D0DDD46" w:rsidP="00B162F5" w:rsidRDefault="5D0DDD46" w14:paraId="178D459E" w14:textId="5F58A0F6">
      <w:pPr>
        <w:pStyle w:val="ListParagraph"/>
        <w:numPr>
          <w:ilvl w:val="0"/>
          <w:numId w:val="13"/>
        </w:numPr>
        <w:spacing w:after="120" w:line="240" w:lineRule="auto"/>
        <w:rPr>
          <w:rFonts w:ascii="Aptos" w:hAnsi="Aptos" w:eastAsia="Aptos" w:cs="Aptos"/>
          <w:color w:val="000000" w:themeColor="text1"/>
        </w:rPr>
      </w:pPr>
      <w:r w:rsidR="5D0DDD46">
        <w:rPr/>
        <w:t xml:space="preserve">List </w:t>
      </w:r>
      <w:r w:rsidR="00A92B16">
        <w:rPr/>
        <w:t>two to three (</w:t>
      </w:r>
      <w:r w:rsidR="5D0DDD46">
        <w:rPr/>
        <w:t>2-3</w:t>
      </w:r>
      <w:r w:rsidR="00A92B16">
        <w:rPr/>
        <w:t>)</w:t>
      </w:r>
      <w:r w:rsidR="5D0DDD46">
        <w:rPr/>
        <w:t xml:space="preserve"> times when you wanted to speak </w:t>
      </w:r>
      <w:r w:rsidR="659BDD63">
        <w:rPr/>
        <w:t>up but</w:t>
      </w:r>
      <w:r w:rsidR="5D0DDD46">
        <w:rPr/>
        <w:t xml:space="preserve"> chose instead to remain silent.</w:t>
      </w:r>
    </w:p>
    <w:p w:rsidRPr="00B162F5" w:rsidR="5D0DDD46" w:rsidP="00B162F5" w:rsidRDefault="5D0DDD46" w14:paraId="0620F0C7" w14:textId="069492BB">
      <w:pPr>
        <w:pStyle w:val="ListParagraph"/>
        <w:numPr>
          <w:ilvl w:val="0"/>
          <w:numId w:val="13"/>
        </w:numPr>
        <w:spacing w:after="120" w:line="240" w:lineRule="auto"/>
        <w:rPr>
          <w:rFonts w:ascii="Aptos" w:hAnsi="Aptos" w:eastAsia="Aptos" w:cs="Aptos"/>
          <w:color w:val="000000" w:themeColor="text1"/>
        </w:rPr>
      </w:pPr>
      <w:r w:rsidRPr="00B162F5">
        <w:lastRenderedPageBreak/>
        <w:t>Reflect on how these actions impacted your experience as a learner. Consider what you might do, as a course facilitator, to encourage learners to</w:t>
      </w:r>
      <w:r w:rsidRPr="00B162F5" w:rsidR="3AE26A94">
        <w:t xml:space="preserve"> reflect deeply about what they are learning. What could you do to create a learning environment where students know they can speak up, share their ideas, and </w:t>
      </w:r>
      <w:r w:rsidRPr="00B162F5" w:rsidR="6BDE01EF">
        <w:t xml:space="preserve">bring their whole selves to their learning? </w:t>
      </w:r>
      <w:r w:rsidRPr="00B162F5" w:rsidR="3AE26A94">
        <w:t xml:space="preserve"> </w:t>
      </w:r>
    </w:p>
    <w:p w:rsidRPr="00B162F5" w:rsidR="463DD0BC" w:rsidP="00B162F5" w:rsidRDefault="463DD0BC" w14:paraId="1712E485" w14:textId="1A0A203E">
      <w:pPr>
        <w:spacing w:after="120" w:line="240" w:lineRule="auto"/>
      </w:pPr>
    </w:p>
    <w:p w:rsidRPr="00A92B16" w:rsidR="002D7C95" w:rsidP="53ACE9E9" w:rsidRDefault="6776F036" w14:paraId="210B3A31" w14:textId="1316373A">
      <w:pPr>
        <w:pStyle w:val="Heading3"/>
      </w:pPr>
      <w:r w:rsidR="6776F036">
        <w:rPr/>
        <w:t xml:space="preserve">Activity: </w:t>
      </w:r>
      <w:r w:rsidR="133378E1">
        <w:rPr/>
        <w:t xml:space="preserve">Action Planning for Your Own </w:t>
      </w:r>
      <w:r w:rsidR="558B0378">
        <w:rPr/>
        <w:t xml:space="preserve">Teaching and </w:t>
      </w:r>
      <w:r w:rsidR="133378E1">
        <w:rPr/>
        <w:t>Facilitation</w:t>
      </w:r>
    </w:p>
    <w:p w:rsidRPr="00B162F5" w:rsidR="002D7C95" w:rsidP="00B162F5" w:rsidRDefault="6776F036" w14:paraId="1A0C6D29" w14:textId="3440D481">
      <w:pPr>
        <w:spacing w:after="120" w:line="240" w:lineRule="auto"/>
      </w:pPr>
      <w:r w:rsidRPr="00B162F5">
        <w:t xml:space="preserve">Estimated Time: </w:t>
      </w:r>
      <w:r w:rsidRPr="00B162F5" w:rsidR="7E5BA558">
        <w:t>75</w:t>
      </w:r>
      <w:r w:rsidRPr="00B162F5">
        <w:t xml:space="preserve"> minutes</w:t>
      </w:r>
    </w:p>
    <w:p w:rsidRPr="00B162F5" w:rsidR="12C5546E" w:rsidP="00B162F5" w:rsidRDefault="12C5546E" w14:paraId="5E9679CA" w14:textId="6B5F255E">
      <w:pPr>
        <w:spacing w:after="120" w:line="240" w:lineRule="auto"/>
      </w:pPr>
      <w:r w:rsidRPr="00B162F5">
        <w:t xml:space="preserve">Read the articles </w:t>
      </w:r>
      <w:r w:rsidRPr="00B162F5" w:rsidR="00C4203E">
        <w:t xml:space="preserve">while </w:t>
      </w:r>
      <w:r w:rsidRPr="00B162F5">
        <w:t>considering the ref</w:t>
      </w:r>
      <w:r w:rsidRPr="00B162F5" w:rsidR="61D4826D">
        <w:t xml:space="preserve">lective questions that follow: </w:t>
      </w:r>
    </w:p>
    <w:p w:rsidRPr="00B162F5" w:rsidR="2092F410" w:rsidP="00B162F5" w:rsidRDefault="2092F410" w14:paraId="2EBDB23C" w14:textId="253F0F09">
      <w:pPr>
        <w:pStyle w:val="ListParagraph"/>
        <w:numPr>
          <w:ilvl w:val="0"/>
          <w:numId w:val="10"/>
        </w:numPr>
        <w:spacing w:after="120" w:line="240" w:lineRule="auto"/>
      </w:pPr>
      <w:hyperlink r:id="rId26">
        <w:r w:rsidRPr="00B162F5">
          <w:rPr>
            <w:rStyle w:val="Hyperlink"/>
            <w:i/>
            <w:iCs/>
          </w:rPr>
          <w:t xml:space="preserve">On Online Practices of Hospitality in Higher </w:t>
        </w:r>
        <w:r w:rsidRPr="00B162F5">
          <w:rPr>
            <w:rStyle w:val="Hyperlink"/>
            <w:i/>
            <w:iCs/>
          </w:rPr>
          <w:t>E</w:t>
        </w:r>
        <w:r w:rsidRPr="00B162F5">
          <w:rPr>
            <w:rStyle w:val="Hyperlink"/>
            <w:i/>
            <w:iCs/>
          </w:rPr>
          <w:t>ducation</w:t>
        </w:r>
      </w:hyperlink>
      <w:r w:rsidRPr="00B162F5">
        <w:t xml:space="preserve"> (Imperiale at al., 2021)</w:t>
      </w:r>
    </w:p>
    <w:p w:rsidRPr="00B162F5" w:rsidR="2E2CFD27" w:rsidP="00B162F5" w:rsidRDefault="2E2CFD27" w14:paraId="46C10148" w14:textId="2D3037C4">
      <w:pPr>
        <w:pStyle w:val="ListParagraph"/>
        <w:numPr>
          <w:ilvl w:val="0"/>
          <w:numId w:val="10"/>
        </w:numPr>
        <w:spacing w:after="120" w:line="240" w:lineRule="auto"/>
      </w:pPr>
      <w:hyperlink r:id="rId27">
        <w:r w:rsidRPr="00B162F5">
          <w:rPr>
            <w:rStyle w:val="Hyperlink"/>
            <w:i/>
            <w:iCs/>
          </w:rPr>
          <w:t>Managing Online Small-group Learning: Effects of Facilitation Style and Type of Group Reward</w:t>
        </w:r>
      </w:hyperlink>
      <w:r w:rsidRPr="00B162F5">
        <w:t xml:space="preserve"> (Chi-Wai Kwok et al., 2025)</w:t>
      </w:r>
    </w:p>
    <w:p w:rsidRPr="00B162F5" w:rsidR="002D7C95" w:rsidP="00B162F5" w:rsidRDefault="4EC5D9A3" w14:paraId="10328F71" w14:textId="47F0C280">
      <w:pPr>
        <w:spacing w:after="120" w:line="240" w:lineRule="auto"/>
      </w:pPr>
      <w:r w:rsidR="4EC5D9A3">
        <w:rPr/>
        <w:t xml:space="preserve">In your </w:t>
      </w:r>
      <w:r w:rsidR="6054C31C">
        <w:rPr/>
        <w:t>r</w:t>
      </w:r>
      <w:r w:rsidR="4EC5D9A3">
        <w:rPr/>
        <w:t xml:space="preserve">eflective </w:t>
      </w:r>
      <w:r w:rsidR="69C35548">
        <w:rPr/>
        <w:t>l</w:t>
      </w:r>
      <w:r w:rsidR="4EC5D9A3">
        <w:rPr/>
        <w:t xml:space="preserve">earning </w:t>
      </w:r>
      <w:r w:rsidR="3124D484">
        <w:rPr/>
        <w:t>j</w:t>
      </w:r>
      <w:r w:rsidR="4EC5D9A3">
        <w:rPr/>
        <w:t>ournal,</w:t>
      </w:r>
      <w:r w:rsidR="473F2FA8">
        <w:rPr/>
        <w:t xml:space="preserve"> </w:t>
      </w:r>
      <w:r w:rsidR="1B94ACE5">
        <w:rPr/>
        <w:t>i</w:t>
      </w:r>
      <w:r w:rsidR="473F2FA8">
        <w:rPr/>
        <w:t>dentity</w:t>
      </w:r>
      <w:r w:rsidR="009B4AC3">
        <w:rPr/>
        <w:t xml:space="preserve"> two to three</w:t>
      </w:r>
      <w:r w:rsidR="473F2FA8">
        <w:rPr/>
        <w:t xml:space="preserve"> </w:t>
      </w:r>
      <w:r w:rsidR="009B4AC3">
        <w:rPr/>
        <w:t>(</w:t>
      </w:r>
      <w:r w:rsidR="473F2FA8">
        <w:rPr/>
        <w:t>2-3</w:t>
      </w:r>
      <w:r w:rsidR="009B4AC3">
        <w:rPr/>
        <w:t>)</w:t>
      </w:r>
      <w:r w:rsidR="473F2FA8">
        <w:rPr/>
        <w:t xml:space="preserve"> practices </w:t>
      </w:r>
      <w:r w:rsidR="473F2FA8">
        <w:rPr/>
        <w:t>identified</w:t>
      </w:r>
      <w:r w:rsidR="473F2FA8">
        <w:rPr/>
        <w:t xml:space="preserve"> in these articles that you could use as an online instructor or </w:t>
      </w:r>
      <w:r w:rsidR="473F2FA8">
        <w:rPr/>
        <w:t>facilitate</w:t>
      </w:r>
      <w:r w:rsidR="473F2FA8">
        <w:rPr/>
        <w:t xml:space="preserve"> collaboration between learners.</w:t>
      </w:r>
      <w:r w:rsidR="46DCCFD4">
        <w:rPr/>
        <w:t xml:space="preserve"> Think through how you might use these practices</w:t>
      </w:r>
      <w:r w:rsidR="1CBD7DAE">
        <w:rPr/>
        <w:t xml:space="preserve">. Then, </w:t>
      </w:r>
      <w:r w:rsidR="46DCCFD4">
        <w:rPr/>
        <w:t xml:space="preserve">develop a short action plan for how you could implement one or more of these practices. </w:t>
      </w:r>
    </w:p>
    <w:p w:rsidRPr="00B162F5" w:rsidR="3273EE8D" w:rsidP="00B162F5" w:rsidRDefault="3273EE8D" w14:paraId="263F6240" w14:textId="3DD34277">
      <w:pPr>
        <w:pStyle w:val="Heading3"/>
        <w:spacing w:before="0" w:after="120" w:line="240" w:lineRule="auto"/>
      </w:pPr>
    </w:p>
    <w:p w:rsidRPr="009B4AC3" w:rsidR="4A99AECC" w:rsidP="53ACE9E9" w:rsidRDefault="4A99AECC" w14:paraId="745D9B37" w14:textId="27FD2848">
      <w:pPr>
        <w:pStyle w:val="Heading3"/>
      </w:pPr>
      <w:r w:rsidR="4A99AECC">
        <w:rPr/>
        <w:t>Activity: Action Planning for Your Own Teaching and Facilitation</w:t>
      </w:r>
    </w:p>
    <w:p w:rsidRPr="00B162F5" w:rsidR="4A99AECC" w:rsidP="00B162F5" w:rsidRDefault="4A99AECC" w14:paraId="14DCCDD0" w14:textId="6C24CBEF">
      <w:pPr>
        <w:spacing w:after="120" w:line="240" w:lineRule="auto"/>
      </w:pPr>
      <w:r w:rsidRPr="00B162F5">
        <w:t xml:space="preserve">Estimated Time: </w:t>
      </w:r>
      <w:r w:rsidRPr="00B162F5" w:rsidR="28E61897">
        <w:t>75 minutes</w:t>
      </w:r>
    </w:p>
    <w:p w:rsidRPr="009B4AC3" w:rsidR="4A99AECC" w:rsidP="53ACE9E9" w:rsidRDefault="4A99AECC" w14:paraId="5AE8F929" w14:textId="0B82DB5B">
      <w:pPr>
        <w:pStyle w:val="Quote"/>
        <w:spacing w:before="0" w:after="120" w:line="240" w:lineRule="auto"/>
        <w:ind w:left="720"/>
        <w:jc w:val="left"/>
        <w:rPr>
          <w:rFonts w:ascii="Calibri" w:hAnsi="Calibri" w:eastAsia="Calibri" w:cs="Calibri"/>
          <w:i w:val="0"/>
          <w:iCs w:val="0"/>
          <w:color w:val="000000" w:themeColor="text1"/>
        </w:rPr>
      </w:pPr>
      <w:r w:rsidRPr="53ACE9E9" w:rsidR="4A99AECC">
        <w:rPr>
          <w:i w:val="0"/>
          <w:iCs w:val="0"/>
        </w:rPr>
        <w:t xml:space="preserve">Unwittingly, the conventional structures used to organize how people routinely work together stifle inclusion and engagement. Conventional structures are either too inhibiting (presentations, status </w:t>
      </w:r>
      <w:r w:rsidRPr="53ACE9E9" w:rsidR="4A99AECC">
        <w:rPr>
          <w:i w:val="0"/>
          <w:iCs w:val="0"/>
        </w:rPr>
        <w:t>reports</w:t>
      </w:r>
      <w:r w:rsidRPr="53ACE9E9" w:rsidR="4A99AECC">
        <w:rPr>
          <w:i w:val="0"/>
          <w:iCs w:val="0"/>
        </w:rPr>
        <w:t xml:space="preserve"> and managed discussions) or too loose and disorganized (open discussions and brainstorms) to creatively engage people in shaping their own future. They </w:t>
      </w:r>
      <w:r w:rsidRPr="53ACE9E9" w:rsidR="4A99AECC">
        <w:rPr>
          <w:i w:val="0"/>
          <w:iCs w:val="0"/>
        </w:rPr>
        <w:t>frequently</w:t>
      </w:r>
      <w:r w:rsidRPr="53ACE9E9" w:rsidR="4A99AECC">
        <w:rPr>
          <w:i w:val="0"/>
          <w:iCs w:val="0"/>
        </w:rPr>
        <w:t xml:space="preserve"> generate feelings of frustration and/or exclusion and </w:t>
      </w:r>
      <w:r w:rsidRPr="53ACE9E9" w:rsidR="4A99AECC">
        <w:rPr>
          <w:i w:val="0"/>
          <w:iCs w:val="0"/>
        </w:rPr>
        <w:t>fail to</w:t>
      </w:r>
      <w:r w:rsidRPr="53ACE9E9" w:rsidR="4A99AECC">
        <w:rPr>
          <w:i w:val="0"/>
          <w:iCs w:val="0"/>
        </w:rPr>
        <w:t xml:space="preserve"> provide space for </w:t>
      </w:r>
      <w:r w:rsidRPr="53ACE9E9" w:rsidR="4A99AECC">
        <w:rPr>
          <w:i w:val="0"/>
          <w:iCs w:val="0"/>
        </w:rPr>
        <w:t>good ideas</w:t>
      </w:r>
      <w:r w:rsidRPr="53ACE9E9" w:rsidR="4A99AECC">
        <w:rPr>
          <w:i w:val="0"/>
          <w:iCs w:val="0"/>
        </w:rPr>
        <w:t xml:space="preserve"> to </w:t>
      </w:r>
      <w:r w:rsidRPr="53ACE9E9" w:rsidR="4A99AECC">
        <w:rPr>
          <w:i w:val="0"/>
          <w:iCs w:val="0"/>
        </w:rPr>
        <w:t>emerge</w:t>
      </w:r>
      <w:r w:rsidRPr="53ACE9E9" w:rsidR="4A99AECC">
        <w:rPr>
          <w:i w:val="0"/>
          <w:iCs w:val="0"/>
        </w:rPr>
        <w:t xml:space="preserve"> and germinate. (</w:t>
      </w:r>
      <w:del w:author="Melissa Sauer" w:date="2026-01-09T10:07:00Z" w16du:dateUtc="2026-01-09T15:07:00Z" w:id="323">
        <w:r w:rsidRPr="009B4AC3" w:rsidDel="00D54064">
          <w:rPr>
            <w:i w:val="0"/>
            <w:iCs w:val="0"/>
            <w:rPrChange w:author="Melissa Sauer" w:date="2026-01-09T10:06:00Z" w16du:dateUtc="2026-01-09T15:06:00Z" w:id="326">
              <w:rPr/>
            </w:rPrChange>
          </w:rPr>
        </w:r>
      </w:del>
      <w:r w:rsidRPr="53ACE9E9" w:rsidR="00D54064">
        <w:rPr>
          <w:i w:val="0"/>
          <w:iCs w:val="0"/>
        </w:rPr>
        <w:t>Liberating Structures</w:t>
      </w:r>
      <w:r w:rsidRPr="53ACE9E9" w:rsidR="4A99AECC">
        <w:rPr>
          <w:i w:val="0"/>
          <w:iCs w:val="0"/>
        </w:rPr>
        <w:t xml:space="preserve">, </w:t>
      </w:r>
      <w:r w:rsidRPr="53ACE9E9" w:rsidR="3312DBDF">
        <w:rPr>
          <w:i w:val="0"/>
          <w:iCs w:val="0"/>
        </w:rPr>
        <w:t>n.d.)</w:t>
      </w:r>
      <w:r w:rsidRPr="53ACE9E9" w:rsidR="4A99AECC">
        <w:rPr>
          <w:i w:val="0"/>
          <w:iCs w:val="0"/>
        </w:rPr>
        <w:t xml:space="preserve"> </w:t>
      </w:r>
    </w:p>
    <w:p w:rsidRPr="00B162F5" w:rsidR="43B358EB" w:rsidP="00B162F5" w:rsidRDefault="43B358EB" w14:paraId="34F9F48F" w14:textId="20CCBB7D">
      <w:pPr>
        <w:spacing w:after="120" w:line="240" w:lineRule="auto"/>
        <w:rPr>
          <w:rFonts w:ascii="Calibri" w:hAnsi="Calibri" w:eastAsia="Calibri" w:cs="Calibri"/>
        </w:rPr>
      </w:pPr>
      <w:r w:rsidRPr="00B162F5" w:rsidR="43B358EB">
        <w:rPr>
          <w:rFonts w:ascii="Calibri" w:hAnsi="Calibri" w:eastAsia="Calibri" w:cs="Calibri"/>
        </w:rPr>
        <w:t xml:space="preserve">To create meaningful, authentic, and engaging learning experiences, </w:t>
      </w:r>
      <w:r w:rsidR="00D54064">
        <w:rPr>
          <w:rFonts w:ascii="Calibri" w:hAnsi="Calibri" w:eastAsia="Calibri" w:cs="Calibri"/>
        </w:rPr>
        <w:t>you</w:t>
      </w:r>
      <w:r w:rsidRPr="00B162F5" w:rsidR="43B358EB">
        <w:rPr>
          <w:rFonts w:ascii="Calibri" w:hAnsi="Calibri" w:eastAsia="Calibri" w:cs="Calibri"/>
        </w:rPr>
        <w:t xml:space="preserve"> will explore </w:t>
      </w:r>
      <w:ins w:author="Melissa Sauer" w:date="2026-01-09T10:07:00Z" w16du:dateUtc="2026-01-09T15:07:00Z" w:id="1675210674">
        <w:r>
          <w:fldChar w:fldCharType="begin"/>
        </w:r>
        <w:r w:rsidRPr="39B75310">
          <w:rPr>
            <w:rFonts w:ascii="Calibri" w:hAnsi="Calibri" w:eastAsia="Calibri" w:cs="Calibri"/>
          </w:rPr>
          <w:instrText xml:space="preserve">HYPERLINK "http://www.liberatingstructures.com/home/"</w:instrText>
        </w:r>
        <w:r w:rsidR="00D54064">
          <w:rPr>
            <w:rFonts w:ascii="Calibri" w:hAnsi="Calibri" w:eastAsia="Calibri" w:cs="Calibri"/>
          </w:rPr>
        </w:r>
        <w:r w:rsidRPr="39B75310">
          <w:rPr>
            <w:rFonts w:ascii="Calibri" w:hAnsi="Calibri" w:eastAsia="Calibri" w:cs="Calibri"/>
          </w:rPr>
          <w:fldChar w:fldCharType="separate"/>
        </w:r>
      </w:ins>
      <w:r w:rsidRPr="00D54064" w:rsidR="43B358EB">
        <w:rPr>
          <w:rStyle w:val="Hyperlink"/>
          <w:rFonts w:ascii="Calibri" w:hAnsi="Calibri" w:eastAsia="Calibri" w:cs="Calibri"/>
        </w:rPr>
        <w:t>Liberating Structures</w:t>
      </w:r>
      <w:ins w:author="Melissa Sauer" w:date="2026-01-09T10:07:00Z" w16du:dateUtc="2026-01-09T15:07:00Z" w:id="281330008">
        <w:r w:rsidRPr="39B75310">
          <w:rPr>
            <w:rFonts w:ascii="Calibri" w:hAnsi="Calibri" w:eastAsia="Calibri" w:cs="Calibri"/>
          </w:rPr>
          <w:fldChar w:fldCharType="end"/>
        </w:r>
      </w:ins>
      <w:r w:rsidR="008863E8">
        <w:rPr>
          <w:rFonts w:ascii="Calibri" w:hAnsi="Calibri" w:eastAsia="Calibri" w:cs="Calibri"/>
        </w:rPr>
        <w:t xml:space="preserve"> website</w:t>
      </w:r>
      <w:r w:rsidRPr="00B162F5" w:rsidR="43B358EB">
        <w:rPr>
          <w:rFonts w:ascii="Calibri" w:hAnsi="Calibri" w:eastAsia="Calibri" w:cs="Calibri"/>
        </w:rPr>
        <w:t xml:space="preserve"> and two classic resources in facilitation and adult learning—</w:t>
      </w:r>
      <w:r w:rsidRPr="00D7509C" w:rsidR="43B358EB">
        <w:rPr>
          <w:rFonts w:ascii="Calibri" w:hAnsi="Calibri" w:eastAsia="Calibri" w:cs="Calibri"/>
        </w:rPr>
        <w:t xml:space="preserve">Brookfield and </w:t>
      </w:r>
      <w:r w:rsidRPr="00D7509C" w:rsidR="43B358EB">
        <w:rPr>
          <w:rFonts w:ascii="Calibri" w:hAnsi="Calibri" w:eastAsia="Calibri" w:cs="Calibri"/>
        </w:rPr>
        <w:t xml:space="preserve">Preskill’s</w:t>
      </w:r>
      <w:r w:rsidRPr="00D7509C" w:rsidR="43B358EB">
        <w:rPr>
          <w:rFonts w:ascii="Calibri" w:hAnsi="Calibri" w:eastAsia="Calibri" w:cs="Calibri"/>
        </w:rPr>
        <w:t xml:space="preserve"> (2016) </w:t>
      </w:r>
      <w:r w:rsidRPr="39B75310" w:rsidR="43B358EB">
        <w:rPr>
          <w:rFonts w:ascii="Calibri" w:hAnsi="Calibri" w:eastAsia="Calibri" w:cs="Calibri"/>
          <w:i w:val="1"/>
          <w:iCs w:val="1"/>
        </w:rPr>
        <w:t>The Discussion Book</w:t>
      </w:r>
      <w:r w:rsidRPr="00D7509C" w:rsidR="43B358EB">
        <w:rPr>
          <w:rFonts w:ascii="Calibri" w:hAnsi="Calibri" w:eastAsia="Calibri" w:cs="Calibri"/>
        </w:rPr>
        <w:t xml:space="preserve"> and </w:t>
      </w:r>
      <w:r w:rsidRPr="00D7509C" w:rsidR="43B358EB">
        <w:rPr>
          <w:rFonts w:ascii="Calibri" w:hAnsi="Calibri" w:eastAsia="Calibri" w:cs="Calibri"/>
        </w:rPr>
        <w:t xml:space="preserve">Silberman and </w:t>
      </w:r>
      <w:r w:rsidRPr="00D7509C" w:rsidR="43B358EB">
        <w:rPr>
          <w:rFonts w:ascii="Calibri" w:hAnsi="Calibri" w:eastAsia="Calibri" w:cs="Calibri"/>
        </w:rPr>
        <w:t xml:space="preserve">Biech’s</w:t>
      </w:r>
      <w:r w:rsidRPr="00D7509C" w:rsidR="43B358EB">
        <w:rPr>
          <w:rFonts w:ascii="Calibri" w:hAnsi="Calibri" w:eastAsia="Calibri" w:cs="Calibri"/>
        </w:rPr>
        <w:t xml:space="preserve"> (2015) </w:t>
      </w:r>
      <w:r w:rsidRPr="39B75310" w:rsidR="43B358EB">
        <w:rPr>
          <w:rFonts w:ascii="Calibri" w:hAnsi="Calibri" w:eastAsia="Calibri" w:cs="Calibri"/>
          <w:i w:val="1"/>
          <w:iCs w:val="1"/>
        </w:rPr>
        <w:t>Active Training</w:t>
      </w:r>
      <w:r w:rsidRPr="00B162F5" w:rsidR="43B358EB">
        <w:rPr>
          <w:rFonts w:ascii="Calibri" w:hAnsi="Calibri" w:eastAsia="Calibri" w:cs="Calibri"/>
        </w:rPr>
        <w:t xml:space="preserve">. These tools offer creative, research-informed ways to spark meaningful dialogue, invite every voice into the room, and design learning experiences that are dynamic, inclusive, and memorable. </w:t>
      </w:r>
      <w:r w:rsidRPr="00B162F5" w:rsidR="43B358EB">
        <w:rPr>
          <w:rFonts w:ascii="Calibri" w:hAnsi="Calibri" w:eastAsia="Calibri" w:cs="Calibri"/>
        </w:rPr>
        <w:t>You</w:t>
      </w:r>
      <w:r w:rsidRPr="53ACE9E9" w:rsidR="00D7509C">
        <w:rPr>
          <w:rFonts w:ascii="Calibri" w:hAnsi="Calibri" w:eastAsia="Calibri" w:cs="Calibri"/>
        </w:rPr>
        <w:t xml:space="preserve"> </w:t>
      </w:r>
      <w:r w:rsidR="00D7509C">
        <w:rPr>
          <w:rFonts w:ascii="Calibri" w:hAnsi="Calibri" w:eastAsia="Calibri" w:cs="Calibri"/>
        </w:rPr>
        <w:t xml:space="preserve">will</w:t>
      </w:r>
      <w:r w:rsidRPr="00B162F5" w:rsidR="43B358EB">
        <w:rPr>
          <w:rFonts w:ascii="Calibri" w:hAnsi="Calibri" w:eastAsia="Calibri" w:cs="Calibri"/>
        </w:rPr>
        <w:t xml:space="preserve"> explore practical methods to move beyond lectures and PowerPoints toward interactions that truly engage hearts, minds, and hands.</w:t>
      </w:r>
    </w:p>
    <w:p w:rsidRPr="00B162F5" w:rsidR="4A99AECC" w:rsidP="00B162F5" w:rsidRDefault="4A99AECC" w14:paraId="592A8F3B" w14:textId="5A9E882E">
      <w:pPr>
        <w:spacing w:after="120" w:line="240" w:lineRule="auto"/>
        <w:rPr>
          <w:rFonts w:ascii="Calibri" w:hAnsi="Calibri" w:eastAsia="Calibri" w:cs="Calibri"/>
          <w:color w:val="000000" w:themeColor="text1"/>
        </w:rPr>
      </w:pPr>
      <w:r w:rsidRPr="53ACE9E9" w:rsidR="4A99AECC">
        <w:rPr>
          <w:rFonts w:ascii="Calibri" w:hAnsi="Calibri" w:eastAsia="Calibri" w:cs="Calibri"/>
          <w:color w:val="000000" w:themeColor="text1" w:themeTint="FF" w:themeShade="FF"/>
        </w:rPr>
        <w:t xml:space="preserve">By incorporating liberating structures or those suggested by Brookfield </w:t>
      </w:r>
      <w:r w:rsidRPr="53ACE9E9" w:rsidR="33A159BF">
        <w:rPr>
          <w:rFonts w:ascii="Calibri" w:hAnsi="Calibri" w:eastAsia="Calibri" w:cs="Calibri"/>
          <w:color w:val="000000" w:themeColor="text1" w:themeTint="FF" w:themeShade="FF"/>
        </w:rPr>
        <w:t xml:space="preserve">and </w:t>
      </w:r>
      <w:r w:rsidRPr="53ACE9E9" w:rsidR="33A159BF">
        <w:rPr>
          <w:rFonts w:ascii="Calibri" w:hAnsi="Calibri" w:eastAsia="Calibri" w:cs="Calibri"/>
          <w:color w:val="000000" w:themeColor="text1" w:themeTint="FF" w:themeShade="FF"/>
        </w:rPr>
        <w:t>Preskill</w:t>
      </w:r>
      <w:r w:rsidRPr="53ACE9E9" w:rsidR="33A159BF">
        <w:rPr>
          <w:rFonts w:ascii="Calibri" w:hAnsi="Calibri" w:eastAsia="Calibri" w:cs="Calibri"/>
          <w:color w:val="000000" w:themeColor="text1" w:themeTint="FF" w:themeShade="FF"/>
        </w:rPr>
        <w:t xml:space="preserve"> (2016) or</w:t>
      </w:r>
      <w:r w:rsidRPr="53ACE9E9" w:rsidR="4A99AECC">
        <w:rPr>
          <w:rFonts w:ascii="Calibri" w:hAnsi="Calibri" w:eastAsia="Calibri" w:cs="Calibri"/>
          <w:color w:val="000000" w:themeColor="text1" w:themeTint="FF" w:themeShade="FF"/>
        </w:rPr>
        <w:t xml:space="preserve"> Silberman</w:t>
      </w:r>
      <w:r w:rsidRPr="53ACE9E9" w:rsidR="73B48696">
        <w:rPr>
          <w:rFonts w:ascii="Calibri" w:hAnsi="Calibri" w:eastAsia="Calibri" w:cs="Calibri"/>
          <w:color w:val="000000" w:themeColor="text1" w:themeTint="FF" w:themeShade="FF"/>
        </w:rPr>
        <w:t xml:space="preserve"> and </w:t>
      </w:r>
      <w:r w:rsidRPr="53ACE9E9" w:rsidR="73B48696">
        <w:rPr>
          <w:rFonts w:ascii="Calibri" w:hAnsi="Calibri" w:eastAsia="Calibri" w:cs="Calibri"/>
          <w:color w:val="000000" w:themeColor="text1" w:themeTint="FF" w:themeShade="FF"/>
        </w:rPr>
        <w:t>Biech</w:t>
      </w:r>
      <w:r w:rsidRPr="53ACE9E9" w:rsidR="73B48696">
        <w:rPr>
          <w:rFonts w:ascii="Calibri" w:hAnsi="Calibri" w:eastAsia="Calibri" w:cs="Calibri"/>
          <w:color w:val="000000" w:themeColor="text1" w:themeTint="FF" w:themeShade="FF"/>
        </w:rPr>
        <w:t xml:space="preserve"> (2015)</w:t>
      </w:r>
      <w:r w:rsidRPr="53ACE9E9" w:rsidR="4A99AECC">
        <w:rPr>
          <w:rFonts w:ascii="Calibri" w:hAnsi="Calibri" w:eastAsia="Calibri" w:cs="Calibri"/>
          <w:color w:val="000000" w:themeColor="text1" w:themeTint="FF" w:themeShade="FF"/>
        </w:rPr>
        <w:t xml:space="preserve">, you will indeed avoid methods and processes that stifle. Instead, you will liberate learners to express themselves and be transformed into agents of transformation. Strategies for engagement build confidence and can have a strong, positive impact on self-efficacy and identity in the sense of empowering learners to </w:t>
      </w:r>
      <w:r w:rsidRPr="53ACE9E9" w:rsidR="008863E8">
        <w:rPr>
          <w:rFonts w:ascii="Calibri" w:hAnsi="Calibri" w:eastAsia="Calibri" w:cs="Calibri"/>
          <w:color w:val="000000" w:themeColor="text1" w:themeTint="FF" w:themeShade="FF"/>
        </w:rPr>
        <w:t>act</w:t>
      </w:r>
      <w:r w:rsidRPr="53ACE9E9" w:rsidR="4A99AECC">
        <w:rPr>
          <w:rFonts w:ascii="Calibri" w:hAnsi="Calibri" w:eastAsia="Calibri" w:cs="Calibri"/>
          <w:color w:val="000000" w:themeColor="text1" w:themeTint="FF" w:themeShade="FF"/>
        </w:rPr>
        <w:t>. As an adult educator you have a role of equipping leaders – whether for self-leadership or leadership with others. This broader view of the role can also be purpose-filled and motivating so embrace and enjoy it!</w:t>
      </w:r>
    </w:p>
    <w:p w:rsidRPr="00B162F5" w:rsidR="3273EE8D" w:rsidP="53ACE9E9" w:rsidRDefault="3273EE8D" w14:paraId="40D5BBDC" w14:textId="4545F1C4">
      <w:pPr>
        <w:spacing w:after="120" w:line="240" w:lineRule="auto"/>
        <w:rPr>
          <w:rFonts w:ascii="Calibri" w:hAnsi="Calibri" w:eastAsia="Calibri" w:cs="Calibri"/>
          <w:color w:val="000000" w:themeColor="text1" w:themeTint="FF" w:themeShade="FF"/>
        </w:rPr>
      </w:pPr>
      <w:r w:rsidRPr="53ACE9E9" w:rsidR="513DBBD8">
        <w:rPr>
          <w:rFonts w:ascii="Calibri" w:hAnsi="Calibri" w:eastAsia="Calibri" w:cs="Calibri"/>
          <w:color w:val="000000" w:themeColor="text1" w:themeTint="FF" w:themeShade="FF"/>
        </w:rPr>
        <w:t>Explore th</w:t>
      </w:r>
      <w:r w:rsidRPr="53ACE9E9" w:rsidR="6915AE55">
        <w:rPr>
          <w:rFonts w:ascii="Calibri" w:hAnsi="Calibri" w:eastAsia="Calibri" w:cs="Calibri"/>
          <w:color w:val="000000" w:themeColor="text1" w:themeTint="FF" w:themeShade="FF"/>
        </w:rPr>
        <w:t xml:space="preserve">e </w:t>
      </w:r>
      <w:hyperlink r:id="R106723ace221480a">
        <w:r w:rsidRPr="53ACE9E9" w:rsidR="6915AE55">
          <w:rPr>
            <w:rStyle w:val="Hyperlink"/>
            <w:rFonts w:ascii="Calibri" w:hAnsi="Calibri" w:eastAsia="Calibri" w:cs="Calibri"/>
          </w:rPr>
          <w:t>Liberating Structures site</w:t>
        </w:r>
      </w:hyperlink>
      <w:r w:rsidRPr="53ACE9E9" w:rsidR="6E5472F7">
        <w:rPr>
          <w:rFonts w:ascii="Calibri" w:hAnsi="Calibri" w:eastAsia="Calibri" w:cs="Calibri"/>
          <w:color w:val="000000" w:themeColor="text1" w:themeTint="FF" w:themeShade="FF"/>
        </w:rPr>
        <w:t xml:space="preserve"> and c</w:t>
      </w:r>
      <w:r w:rsidRPr="53ACE9E9" w:rsidR="513DBBD8">
        <w:rPr>
          <w:rFonts w:ascii="Calibri" w:hAnsi="Calibri" w:eastAsia="Calibri" w:cs="Calibri"/>
          <w:color w:val="000000" w:themeColor="text1" w:themeTint="FF" w:themeShade="FF"/>
        </w:rPr>
        <w:t xml:space="preserve">lick on any </w:t>
      </w:r>
      <w:r w:rsidRPr="53ACE9E9" w:rsidR="7747C083">
        <w:rPr>
          <w:rFonts w:ascii="Calibri" w:hAnsi="Calibri" w:eastAsia="Calibri" w:cs="Calibri"/>
          <w:color w:val="000000" w:themeColor="text1" w:themeTint="FF" w:themeShade="FF"/>
        </w:rPr>
        <w:t xml:space="preserve">structure </w:t>
      </w:r>
      <w:r w:rsidRPr="53ACE9E9" w:rsidR="1C2D543B">
        <w:rPr>
          <w:rFonts w:ascii="Calibri" w:hAnsi="Calibri" w:eastAsia="Calibri" w:cs="Calibri"/>
          <w:color w:val="000000" w:themeColor="text1" w:themeTint="FF" w:themeShade="FF"/>
        </w:rPr>
        <w:t>to learn more</w:t>
      </w:r>
      <w:r w:rsidRPr="53ACE9E9" w:rsidR="37457768">
        <w:rPr>
          <w:rFonts w:ascii="Calibri" w:hAnsi="Calibri" w:eastAsia="Calibri" w:cs="Calibri"/>
          <w:color w:val="000000" w:themeColor="text1" w:themeTint="FF" w:themeShade="FF"/>
        </w:rPr>
        <w:t xml:space="preserve"> details. Se</w:t>
      </w:r>
      <w:r w:rsidRPr="53ACE9E9" w:rsidR="33320B48">
        <w:rPr>
          <w:rFonts w:ascii="Calibri" w:hAnsi="Calibri" w:eastAsia="Calibri" w:cs="Calibri"/>
          <w:color w:val="000000" w:themeColor="text1" w:themeTint="FF" w:themeShade="FF"/>
        </w:rPr>
        <w:t xml:space="preserve">lect </w:t>
      </w:r>
      <w:r w:rsidRPr="53ACE9E9" w:rsidR="000B3BDA">
        <w:rPr>
          <w:rFonts w:ascii="Calibri" w:hAnsi="Calibri" w:eastAsia="Calibri" w:cs="Calibri"/>
          <w:color w:val="000000" w:themeColor="text1" w:themeTint="FF" w:themeShade="FF"/>
        </w:rPr>
        <w:t>two to three (</w:t>
      </w:r>
      <w:r w:rsidRPr="53ACE9E9" w:rsidR="33320B48">
        <w:rPr>
          <w:rFonts w:ascii="Calibri" w:hAnsi="Calibri" w:eastAsia="Calibri" w:cs="Calibri"/>
          <w:color w:val="000000" w:themeColor="text1" w:themeTint="FF" w:themeShade="FF"/>
        </w:rPr>
        <w:t>2-3</w:t>
      </w:r>
      <w:r w:rsidRPr="53ACE9E9" w:rsidR="000B3BDA">
        <w:rPr>
          <w:rFonts w:ascii="Calibri" w:hAnsi="Calibri" w:eastAsia="Calibri" w:cs="Calibri"/>
          <w:color w:val="000000" w:themeColor="text1" w:themeTint="FF" w:themeShade="FF"/>
        </w:rPr>
        <w:t>)</w:t>
      </w:r>
      <w:r w:rsidRPr="53ACE9E9" w:rsidR="33320B48">
        <w:rPr>
          <w:rFonts w:ascii="Calibri" w:hAnsi="Calibri" w:eastAsia="Calibri" w:cs="Calibri"/>
          <w:color w:val="000000" w:themeColor="text1" w:themeTint="FF" w:themeShade="FF"/>
        </w:rPr>
        <w:t xml:space="preserve"> </w:t>
      </w:r>
      <w:r w:rsidRPr="53ACE9E9" w:rsidR="5D1A2EA9">
        <w:rPr>
          <w:rFonts w:ascii="Calibri" w:hAnsi="Calibri" w:eastAsia="Calibri" w:cs="Calibri"/>
          <w:color w:val="000000" w:themeColor="text1" w:themeTint="FF" w:themeShade="FF"/>
        </w:rPr>
        <w:t xml:space="preserve">structures </w:t>
      </w:r>
      <w:r w:rsidRPr="53ACE9E9" w:rsidR="1CA2C9F0">
        <w:rPr>
          <w:rFonts w:ascii="Calibri" w:hAnsi="Calibri" w:eastAsia="Calibri" w:cs="Calibri"/>
          <w:color w:val="000000" w:themeColor="text1" w:themeTint="FF" w:themeShade="FF"/>
        </w:rPr>
        <w:t xml:space="preserve">that </w:t>
      </w:r>
      <w:r w:rsidRPr="53ACE9E9" w:rsidR="33320B48">
        <w:rPr>
          <w:rFonts w:ascii="Calibri" w:hAnsi="Calibri" w:eastAsia="Calibri" w:cs="Calibri"/>
          <w:color w:val="000000" w:themeColor="text1" w:themeTint="FF" w:themeShade="FF"/>
        </w:rPr>
        <w:t>you could apply to your context</w:t>
      </w:r>
      <w:r w:rsidRPr="53ACE9E9" w:rsidR="3D2B7BBF">
        <w:rPr>
          <w:rFonts w:ascii="Calibri" w:hAnsi="Calibri" w:eastAsia="Calibri" w:cs="Calibri"/>
          <w:color w:val="000000" w:themeColor="text1" w:themeTint="FF" w:themeShade="FF"/>
        </w:rPr>
        <w:t xml:space="preserve">. </w:t>
      </w:r>
      <w:r w:rsidRPr="53ACE9E9" w:rsidR="1B9FC6AB">
        <w:rPr>
          <w:rFonts w:ascii="Calibri" w:hAnsi="Calibri" w:eastAsia="Calibri" w:cs="Calibri"/>
          <w:color w:val="000000" w:themeColor="text1" w:themeTint="FF" w:themeShade="FF"/>
        </w:rPr>
        <w:t xml:space="preserve">Review the two texts as </w:t>
      </w:r>
      <w:r w:rsidRPr="53ACE9E9" w:rsidR="000B3BDA">
        <w:rPr>
          <w:rFonts w:ascii="Calibri" w:hAnsi="Calibri" w:eastAsia="Calibri" w:cs="Calibri"/>
          <w:color w:val="000000" w:themeColor="text1" w:themeTint="FF" w:themeShade="FF"/>
        </w:rPr>
        <w:t>well and</w:t>
      </w:r>
      <w:r w:rsidRPr="53ACE9E9" w:rsidR="1B9FC6AB">
        <w:rPr>
          <w:rFonts w:ascii="Calibri" w:hAnsi="Calibri" w:eastAsia="Calibri" w:cs="Calibri"/>
          <w:color w:val="000000" w:themeColor="text1" w:themeTint="FF" w:themeShade="FF"/>
        </w:rPr>
        <w:t xml:space="preserve"> select</w:t>
      </w:r>
      <w:r w:rsidRPr="53ACE9E9" w:rsidR="000B3BDA">
        <w:rPr>
          <w:rFonts w:ascii="Calibri" w:hAnsi="Calibri" w:eastAsia="Calibri" w:cs="Calibri"/>
          <w:color w:val="000000" w:themeColor="text1" w:themeTint="FF" w:themeShade="FF"/>
        </w:rPr>
        <w:t xml:space="preserve"> one to two</w:t>
      </w:r>
      <w:r w:rsidRPr="53ACE9E9" w:rsidR="1B9FC6AB">
        <w:rPr>
          <w:rFonts w:ascii="Calibri" w:hAnsi="Calibri" w:eastAsia="Calibri" w:cs="Calibri"/>
          <w:color w:val="000000" w:themeColor="text1" w:themeTint="FF" w:themeShade="FF"/>
        </w:rPr>
        <w:t xml:space="preserve"> </w:t>
      </w:r>
      <w:r w:rsidRPr="53ACE9E9" w:rsidR="000B3BDA">
        <w:rPr>
          <w:rFonts w:ascii="Calibri" w:hAnsi="Calibri" w:eastAsia="Calibri" w:cs="Calibri"/>
          <w:color w:val="000000" w:themeColor="text1" w:themeTint="FF" w:themeShade="FF"/>
        </w:rPr>
        <w:t>(</w:t>
      </w:r>
      <w:r w:rsidRPr="53ACE9E9" w:rsidR="1B9FC6AB">
        <w:rPr>
          <w:rFonts w:ascii="Calibri" w:hAnsi="Calibri" w:eastAsia="Calibri" w:cs="Calibri"/>
          <w:color w:val="000000" w:themeColor="text1" w:themeTint="FF" w:themeShade="FF"/>
        </w:rPr>
        <w:t>1-2</w:t>
      </w:r>
      <w:r w:rsidRPr="53ACE9E9" w:rsidR="000B3BDA">
        <w:rPr>
          <w:rFonts w:ascii="Calibri" w:hAnsi="Calibri" w:eastAsia="Calibri" w:cs="Calibri"/>
          <w:color w:val="000000" w:themeColor="text1" w:themeTint="FF" w:themeShade="FF"/>
        </w:rPr>
        <w:t>)</w:t>
      </w:r>
      <w:r w:rsidRPr="53ACE9E9" w:rsidR="1B9FC6AB">
        <w:rPr>
          <w:rFonts w:ascii="Calibri" w:hAnsi="Calibri" w:eastAsia="Calibri" w:cs="Calibri"/>
          <w:color w:val="000000" w:themeColor="text1" w:themeTint="FF" w:themeShade="FF"/>
        </w:rPr>
        <w:t xml:space="preserve"> strategies from each book that you might consider trying. </w:t>
      </w:r>
      <w:r w:rsidRPr="53ACE9E9" w:rsidR="00B5CBD8">
        <w:rPr>
          <w:rFonts w:ascii="Calibri" w:hAnsi="Calibri" w:eastAsia="Calibri" w:cs="Calibri"/>
          <w:color w:val="000000" w:themeColor="text1" w:themeTint="FF" w:themeShade="FF"/>
        </w:rPr>
        <w:t xml:space="preserve">Take a moment to make some notes in your reflective journal about why you chose these structures or </w:t>
      </w:r>
      <w:r w:rsidRPr="53ACE9E9" w:rsidR="27352259">
        <w:rPr>
          <w:rFonts w:ascii="Calibri" w:hAnsi="Calibri" w:eastAsia="Calibri" w:cs="Calibri"/>
          <w:color w:val="000000" w:themeColor="text1" w:themeTint="FF" w:themeShade="FF"/>
        </w:rPr>
        <w:t>teaching</w:t>
      </w:r>
      <w:r w:rsidRPr="53ACE9E9" w:rsidR="00B5CBD8">
        <w:rPr>
          <w:rFonts w:ascii="Calibri" w:hAnsi="Calibri" w:eastAsia="Calibri" w:cs="Calibri"/>
          <w:color w:val="000000" w:themeColor="text1" w:themeTint="FF" w:themeShade="FF"/>
        </w:rPr>
        <w:t xml:space="preserve"> strategies </w:t>
      </w:r>
      <w:r w:rsidRPr="53ACE9E9" w:rsidR="00B5CBD8">
        <w:rPr>
          <w:rFonts w:ascii="Calibri" w:hAnsi="Calibri" w:eastAsia="Calibri" w:cs="Calibri"/>
          <w:color w:val="000000" w:themeColor="text1" w:themeTint="FF" w:themeShade="FF"/>
        </w:rPr>
        <w:t xml:space="preserve">and how you could use these. </w:t>
      </w:r>
    </w:p>
    <w:p w:rsidRPr="00B162F5" w:rsidR="3273EE8D" w:rsidP="00B162F5" w:rsidRDefault="3273EE8D" w14:paraId="6E1C1666" w14:textId="6030A473">
      <w:pPr>
        <w:spacing w:after="120" w:line="240" w:lineRule="auto"/>
      </w:pPr>
    </w:p>
    <w:p w:rsidRPr="00287F57" w:rsidR="00E7579E" w:rsidP="53ACE9E9" w:rsidRDefault="00E7579E" w14:paraId="2137D0F0" w14:textId="39D9970E">
      <w:pPr>
        <w:pStyle w:val="Heading2"/>
      </w:pPr>
      <w:r w:rsidR="00E7579E">
        <w:rPr/>
        <w:t>Unit Summary</w:t>
      </w:r>
      <w:r w:rsidR="003150D0">
        <w:rPr/>
        <w:t xml:space="preserve"> </w:t>
      </w:r>
    </w:p>
    <w:p w:rsidRPr="00B162F5" w:rsidR="00E7579E" w:rsidP="00B162F5" w:rsidRDefault="2A62780E" w14:paraId="5EE20EC1" w14:textId="66C8BFDA">
      <w:pPr>
        <w:spacing w:after="120" w:line="240" w:lineRule="auto"/>
        <w:rPr>
          <w:rFonts w:ascii="Calibri" w:hAnsi="Calibri" w:eastAsia="Calibri" w:cs="Calibri"/>
        </w:rPr>
      </w:pPr>
      <w:r w:rsidR="2A62780E">
        <w:rPr/>
        <w:t xml:space="preserve">In this unit, </w:t>
      </w:r>
      <w:r w:rsidR="2A62780E">
        <w:rPr/>
        <w:t>we have</w:t>
      </w:r>
      <w:r w:rsidR="2A62780E">
        <w:rPr/>
        <w:t xml:space="preserve"> considered how </w:t>
      </w:r>
      <w:r w:rsidR="2A62780E">
        <w:rPr/>
        <w:t>we can</w:t>
      </w:r>
      <w:r w:rsidR="2A62780E">
        <w:rPr/>
        <w:t xml:space="preserve"> create learning environments where students belong, the essential nature of creating connections between learn</w:t>
      </w:r>
      <w:r w:rsidR="3F254645">
        <w:rPr/>
        <w:t>er</w:t>
      </w:r>
      <w:r w:rsidR="2A62780E">
        <w:rPr/>
        <w:t>s, and specific strategies we can use to support collaborative learning.</w:t>
      </w:r>
    </w:p>
    <w:p w:rsidRPr="00B162F5" w:rsidR="00E7579E" w:rsidP="00B162F5" w:rsidRDefault="00E7579E" w14:paraId="5755CBFB" w14:textId="46CF78A5">
      <w:pPr>
        <w:spacing w:after="120" w:line="240" w:lineRule="auto"/>
        <w:rPr>
          <w:i/>
          <w:iCs/>
          <w:color w:val="FF0000"/>
        </w:rPr>
      </w:pPr>
    </w:p>
    <w:p w:rsidRPr="00287F57" w:rsidR="003150D0" w:rsidP="53ACE9E9" w:rsidRDefault="00E7579E" w14:paraId="33C6D436" w14:textId="70EAD276">
      <w:pPr>
        <w:pStyle w:val="Heading3"/>
      </w:pPr>
      <w:r w:rsidR="00E7579E">
        <w:rPr/>
        <w:t>Checking your Learning</w:t>
      </w:r>
      <w:r w:rsidR="003150D0">
        <w:rPr/>
        <w:t xml:space="preserve"> </w:t>
      </w:r>
    </w:p>
    <w:p w:rsidRPr="00B162F5" w:rsidR="00E7579E" w:rsidP="00B162F5" w:rsidRDefault="00E7579E" w14:paraId="02D94737" w14:textId="77777777">
      <w:pPr>
        <w:spacing w:after="120" w:line="240" w:lineRule="auto"/>
      </w:pPr>
      <w:r w:rsidRPr="00B162F5">
        <w:t xml:space="preserve">Before you move on to the next unit, you may want to check to make sure that you are able to: </w:t>
      </w:r>
    </w:p>
    <w:p w:rsidRPr="00B162F5" w:rsidR="40A46A27" w:rsidP="00B162F5" w:rsidRDefault="40A46A27" w14:paraId="715D5401" w14:textId="5C18686F">
      <w:pPr>
        <w:pStyle w:val="ListParagraph"/>
        <w:numPr>
          <w:ilvl w:val="0"/>
          <w:numId w:val="9"/>
        </w:numPr>
        <w:spacing w:after="120" w:line="240" w:lineRule="auto"/>
        <w:rPr/>
      </w:pPr>
      <w:r w:rsidR="00287F57">
        <w:rPr/>
        <w:t>i</w:t>
      </w:r>
      <w:r w:rsidR="40A46A27">
        <w:rPr/>
        <w:t>dentify facilitator strategies that invite students to engage in collaborative learning.</w:t>
      </w:r>
    </w:p>
    <w:p w:rsidRPr="00B162F5" w:rsidR="40A46A27" w:rsidP="00B162F5" w:rsidRDefault="40A46A27" w14:paraId="72A1C6C6" w14:textId="19925D28">
      <w:pPr>
        <w:pStyle w:val="ListParagraph"/>
        <w:numPr>
          <w:ilvl w:val="0"/>
          <w:numId w:val="9"/>
        </w:numPr>
        <w:spacing w:after="120" w:line="240" w:lineRule="auto"/>
        <w:rPr/>
      </w:pPr>
      <w:r w:rsidR="00287F57">
        <w:rPr/>
        <w:t>i</w:t>
      </w:r>
      <w:r w:rsidR="40A46A27">
        <w:rPr/>
        <w:t>dentify strategies in online learning environments that support connections between students.</w:t>
      </w:r>
    </w:p>
    <w:p w:rsidRPr="00B162F5" w:rsidR="49892995" w:rsidP="00B162F5" w:rsidRDefault="49892995" w14:paraId="273011B3" w14:textId="77B8D71C">
      <w:pPr>
        <w:spacing w:after="120" w:line="240" w:lineRule="auto"/>
      </w:pPr>
    </w:p>
    <w:p w:rsidRPr="00B162F5" w:rsidR="49892995" w:rsidP="00B162F5" w:rsidRDefault="49892995" w14:paraId="472DF046" w14:textId="65623C22">
      <w:pPr>
        <w:spacing w:after="120" w:line="240" w:lineRule="auto"/>
      </w:pPr>
    </w:p>
    <w:p w:rsidRPr="00B162F5" w:rsidR="101683FA" w:rsidP="53ACE9E9" w:rsidRDefault="101683FA" w14:paraId="22C222D1" w14:textId="61F87450">
      <w:pPr>
        <w:pStyle w:val="Heading2"/>
      </w:pPr>
      <w:r w:rsidR="101683FA">
        <w:rPr/>
        <w:t xml:space="preserve">References </w:t>
      </w:r>
    </w:p>
    <w:p w:rsidRPr="00B162F5" w:rsidR="101683FA" w:rsidP="00B162F5" w:rsidRDefault="101683FA" w14:paraId="06612D1C" w14:textId="1A871E15">
      <w:pPr>
        <w:shd w:val="clear" w:color="auto" w:fill="FFFFFF" w:themeFill="background1"/>
        <w:spacing w:after="120" w:line="240" w:lineRule="auto"/>
        <w:rPr>
          <w:color w:val="000000" w:themeColor="text1"/>
        </w:rPr>
      </w:pPr>
      <w:r w:rsidRPr="39B75310" w:rsidR="101683FA">
        <w:rPr>
          <w:color w:val="000000" w:themeColor="text1" w:themeTint="FF" w:themeShade="FF"/>
        </w:rPr>
        <w:t xml:space="preserve">Brookfield, S. and Preskill, S. (2016). </w:t>
      </w:r>
      <w:r w:rsidRPr="39B75310" w:rsidR="101683FA">
        <w:rPr>
          <w:i w:val="1"/>
          <w:iCs w:val="1"/>
          <w:color w:val="000000" w:themeColor="text1" w:themeTint="FF" w:themeShade="FF"/>
        </w:rPr>
        <w:t>The discussion book: 50 great ways to get people talking</w:t>
      </w:r>
      <w:r w:rsidRPr="39B75310" w:rsidR="101683FA">
        <w:rPr>
          <w:color w:val="000000" w:themeColor="text1" w:themeTint="FF" w:themeShade="FF"/>
        </w:rPr>
        <w:t xml:space="preserve">. Jossey Bass.  </w:t>
      </w:r>
    </w:p>
    <w:p w:rsidRPr="00B162F5" w:rsidR="101683FA" w:rsidP="00B162F5" w:rsidRDefault="101683FA" w14:paraId="74E34354" w14:textId="52574330">
      <w:pPr>
        <w:shd w:val="clear" w:color="auto" w:fill="FFFFFF" w:themeFill="background1"/>
        <w:spacing w:after="120" w:line="240" w:lineRule="auto"/>
        <w:rPr>
          <w:color w:val="000000" w:themeColor="text1"/>
        </w:rPr>
      </w:pPr>
      <w:r w:rsidRPr="53ACE9E9" w:rsidR="101683FA">
        <w:rPr>
          <w:color w:val="000000" w:themeColor="text1" w:themeTint="FF" w:themeShade="FF"/>
        </w:rPr>
        <w:t xml:space="preserve">Silberman, M. L., &amp; </w:t>
      </w:r>
      <w:r w:rsidRPr="53ACE9E9" w:rsidR="101683FA">
        <w:rPr>
          <w:color w:val="000000" w:themeColor="text1" w:themeTint="FF" w:themeShade="FF"/>
        </w:rPr>
        <w:t>Biech</w:t>
      </w:r>
      <w:r w:rsidRPr="53ACE9E9" w:rsidR="101683FA">
        <w:rPr>
          <w:color w:val="000000" w:themeColor="text1" w:themeTint="FF" w:themeShade="FF"/>
        </w:rPr>
        <w:t xml:space="preserve">, E. (2015). </w:t>
      </w:r>
      <w:r w:rsidRPr="53ACE9E9" w:rsidR="101683FA">
        <w:rPr>
          <w:i w:val="1"/>
          <w:iCs w:val="1"/>
          <w:color w:val="000000" w:themeColor="text1" w:themeTint="FF" w:themeShade="FF"/>
        </w:rPr>
        <w:t>Active training: A handbook of techniques, designs, case examples, and tips</w:t>
      </w:r>
      <w:r w:rsidRPr="53ACE9E9" w:rsidR="101683FA">
        <w:rPr>
          <w:color w:val="000000" w:themeColor="text1" w:themeTint="FF" w:themeShade="FF"/>
        </w:rPr>
        <w:t xml:space="preserve"> (4th ed.). Wiley.</w:t>
      </w:r>
    </w:p>
    <w:p w:rsidRPr="00B162F5" w:rsidR="49892995" w:rsidP="00B162F5" w:rsidRDefault="49892995" w14:paraId="0ED5073D" w14:textId="3DC482DB">
      <w:pPr>
        <w:spacing w:after="120" w:line="240" w:lineRule="auto"/>
      </w:pPr>
    </w:p>
    <w:p w:rsidRPr="00B162F5" w:rsidR="000A62DD" w:rsidP="00B162F5" w:rsidRDefault="000A62DD" w14:paraId="3ECBB962" w14:textId="4BC4BED6">
      <w:pPr>
        <w:spacing w:after="120" w:line="240" w:lineRule="auto"/>
      </w:pPr>
    </w:p>
    <w:sectPr w:rsidRPr="00B162F5" w:rsidR="000A62DD" w:rsidSect="00EB78E5">
      <w:headerReference w:type="even" r:id="rId30"/>
      <w:footerReference w:type="even" r:id="rId31"/>
      <w:type w:val="continuous"/>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textHash int2:hashCode="phc4OifVzjouDQ" int2:id="rmTywMUl">
      <int2:state int2:type="spell" int2:value="Rejected"/>
    </int2:textHash>
    <int2:textHash int2:hashCode="FYs3MDIp551kVz" int2:id="XUy2LgaS">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62"/>
    <w:multiLevelType w:val="multilevel"/>
    <w:tmpl w:val="4D1451A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4501773"/>
    <w:multiLevelType w:val="hybridMultilevel"/>
    <w:tmpl w:val="5D1446DC"/>
    <w:lvl w:ilvl="0" w:tplc="EA1854D8">
      <w:start w:val="1"/>
      <w:numFmt w:val="decimal"/>
      <w:lvlText w:val="%1."/>
      <w:lvlJc w:val="left"/>
      <w:pPr>
        <w:ind w:left="720" w:hanging="360"/>
      </w:pPr>
    </w:lvl>
    <w:lvl w:ilvl="1" w:tplc="7A209C86">
      <w:start w:val="1"/>
      <w:numFmt w:val="lowerLetter"/>
      <w:lvlText w:val="%2."/>
      <w:lvlJc w:val="left"/>
      <w:pPr>
        <w:ind w:left="1440" w:hanging="360"/>
      </w:pPr>
    </w:lvl>
    <w:lvl w:ilvl="2" w:tplc="67AEF756">
      <w:start w:val="1"/>
      <w:numFmt w:val="lowerRoman"/>
      <w:lvlText w:val="%3."/>
      <w:lvlJc w:val="right"/>
      <w:pPr>
        <w:ind w:left="2160" w:hanging="180"/>
      </w:pPr>
    </w:lvl>
    <w:lvl w:ilvl="3" w:tplc="472AA00E">
      <w:start w:val="1"/>
      <w:numFmt w:val="decimal"/>
      <w:lvlText w:val="%4."/>
      <w:lvlJc w:val="left"/>
      <w:pPr>
        <w:ind w:left="2880" w:hanging="360"/>
      </w:pPr>
    </w:lvl>
    <w:lvl w:ilvl="4" w:tplc="D12AAD56">
      <w:start w:val="1"/>
      <w:numFmt w:val="lowerLetter"/>
      <w:lvlText w:val="%5."/>
      <w:lvlJc w:val="left"/>
      <w:pPr>
        <w:ind w:left="3600" w:hanging="360"/>
      </w:pPr>
    </w:lvl>
    <w:lvl w:ilvl="5" w:tplc="47CAA1F6">
      <w:start w:val="1"/>
      <w:numFmt w:val="lowerRoman"/>
      <w:lvlText w:val="%6."/>
      <w:lvlJc w:val="right"/>
      <w:pPr>
        <w:ind w:left="4320" w:hanging="180"/>
      </w:pPr>
    </w:lvl>
    <w:lvl w:ilvl="6" w:tplc="C7A4702A">
      <w:start w:val="1"/>
      <w:numFmt w:val="decimal"/>
      <w:lvlText w:val="%7."/>
      <w:lvlJc w:val="left"/>
      <w:pPr>
        <w:ind w:left="5040" w:hanging="360"/>
      </w:pPr>
    </w:lvl>
    <w:lvl w:ilvl="7" w:tplc="6720CC7A">
      <w:start w:val="1"/>
      <w:numFmt w:val="lowerLetter"/>
      <w:lvlText w:val="%8."/>
      <w:lvlJc w:val="left"/>
      <w:pPr>
        <w:ind w:left="5760" w:hanging="360"/>
      </w:pPr>
    </w:lvl>
    <w:lvl w:ilvl="8" w:tplc="E9C0EFD6">
      <w:start w:val="1"/>
      <w:numFmt w:val="lowerRoman"/>
      <w:lvlText w:val="%9."/>
      <w:lvlJc w:val="right"/>
      <w:pPr>
        <w:ind w:left="6480" w:hanging="180"/>
      </w:pPr>
    </w:lvl>
  </w:abstractNum>
  <w:abstractNum w:abstractNumId="2" w15:restartNumberingAfterBreak="0">
    <w:nsid w:val="07B8227B"/>
    <w:multiLevelType w:val="hybridMultilevel"/>
    <w:tmpl w:val="FFFFFFFF"/>
    <w:lvl w:ilvl="0" w:tplc="8C62F008">
      <w:start w:val="1"/>
      <w:numFmt w:val="bullet"/>
      <w:lvlText w:val=""/>
      <w:lvlJc w:val="left"/>
      <w:pPr>
        <w:ind w:left="720" w:hanging="360"/>
      </w:pPr>
      <w:rPr>
        <w:rFonts w:hint="default" w:ascii="Symbol" w:hAnsi="Symbol"/>
      </w:rPr>
    </w:lvl>
    <w:lvl w:ilvl="1" w:tplc="E6CEEC9E">
      <w:start w:val="1"/>
      <w:numFmt w:val="bullet"/>
      <w:lvlText w:val="o"/>
      <w:lvlJc w:val="left"/>
      <w:pPr>
        <w:ind w:left="1440" w:hanging="360"/>
      </w:pPr>
      <w:rPr>
        <w:rFonts w:hint="default" w:ascii="Courier New" w:hAnsi="Courier New"/>
      </w:rPr>
    </w:lvl>
    <w:lvl w:ilvl="2" w:tplc="0886509A">
      <w:start w:val="1"/>
      <w:numFmt w:val="bullet"/>
      <w:lvlText w:val=""/>
      <w:lvlJc w:val="left"/>
      <w:pPr>
        <w:ind w:left="2160" w:hanging="360"/>
      </w:pPr>
      <w:rPr>
        <w:rFonts w:hint="default" w:ascii="Wingdings" w:hAnsi="Wingdings"/>
      </w:rPr>
    </w:lvl>
    <w:lvl w:ilvl="3" w:tplc="9E1C17BC">
      <w:start w:val="1"/>
      <w:numFmt w:val="bullet"/>
      <w:lvlText w:val=""/>
      <w:lvlJc w:val="left"/>
      <w:pPr>
        <w:ind w:left="2880" w:hanging="360"/>
      </w:pPr>
      <w:rPr>
        <w:rFonts w:hint="default" w:ascii="Symbol" w:hAnsi="Symbol"/>
      </w:rPr>
    </w:lvl>
    <w:lvl w:ilvl="4" w:tplc="F42CEC92">
      <w:start w:val="1"/>
      <w:numFmt w:val="bullet"/>
      <w:lvlText w:val="o"/>
      <w:lvlJc w:val="left"/>
      <w:pPr>
        <w:ind w:left="3600" w:hanging="360"/>
      </w:pPr>
      <w:rPr>
        <w:rFonts w:hint="default" w:ascii="Courier New" w:hAnsi="Courier New"/>
      </w:rPr>
    </w:lvl>
    <w:lvl w:ilvl="5" w:tplc="35487ADA">
      <w:start w:val="1"/>
      <w:numFmt w:val="bullet"/>
      <w:lvlText w:val=""/>
      <w:lvlJc w:val="left"/>
      <w:pPr>
        <w:ind w:left="4320" w:hanging="360"/>
      </w:pPr>
      <w:rPr>
        <w:rFonts w:hint="default" w:ascii="Wingdings" w:hAnsi="Wingdings"/>
      </w:rPr>
    </w:lvl>
    <w:lvl w:ilvl="6" w:tplc="9BF699C4">
      <w:start w:val="1"/>
      <w:numFmt w:val="bullet"/>
      <w:lvlText w:val=""/>
      <w:lvlJc w:val="left"/>
      <w:pPr>
        <w:ind w:left="5040" w:hanging="360"/>
      </w:pPr>
      <w:rPr>
        <w:rFonts w:hint="default" w:ascii="Symbol" w:hAnsi="Symbol"/>
      </w:rPr>
    </w:lvl>
    <w:lvl w:ilvl="7" w:tplc="90B0300E">
      <w:start w:val="1"/>
      <w:numFmt w:val="bullet"/>
      <w:lvlText w:val="o"/>
      <w:lvlJc w:val="left"/>
      <w:pPr>
        <w:ind w:left="5760" w:hanging="360"/>
      </w:pPr>
      <w:rPr>
        <w:rFonts w:hint="default" w:ascii="Courier New" w:hAnsi="Courier New"/>
      </w:rPr>
    </w:lvl>
    <w:lvl w:ilvl="8" w:tplc="F15E44FC">
      <w:start w:val="1"/>
      <w:numFmt w:val="bullet"/>
      <w:lvlText w:val=""/>
      <w:lvlJc w:val="left"/>
      <w:pPr>
        <w:ind w:left="6480" w:hanging="360"/>
      </w:pPr>
      <w:rPr>
        <w:rFonts w:hint="default" w:ascii="Wingdings" w:hAnsi="Wingdings"/>
      </w:rPr>
    </w:lvl>
  </w:abstractNum>
  <w:abstractNum w:abstractNumId="3" w15:restartNumberingAfterBreak="0">
    <w:nsid w:val="0D156F41"/>
    <w:multiLevelType w:val="hybridMultilevel"/>
    <w:tmpl w:val="DB829EE2"/>
    <w:lvl w:ilvl="0" w:tplc="B5228798">
      <w:start w:val="1"/>
      <w:numFmt w:val="decimal"/>
      <w:lvlText w:val="%1."/>
      <w:lvlJc w:val="left"/>
      <w:pPr>
        <w:ind w:left="720" w:hanging="360"/>
      </w:pPr>
    </w:lvl>
    <w:lvl w:ilvl="1" w:tplc="667C3A16">
      <w:start w:val="1"/>
      <w:numFmt w:val="lowerLetter"/>
      <w:lvlText w:val="%2."/>
      <w:lvlJc w:val="left"/>
      <w:pPr>
        <w:ind w:left="1440" w:hanging="360"/>
      </w:pPr>
    </w:lvl>
    <w:lvl w:ilvl="2" w:tplc="A816CE3A">
      <w:start w:val="1"/>
      <w:numFmt w:val="lowerRoman"/>
      <w:lvlText w:val="%3."/>
      <w:lvlJc w:val="right"/>
      <w:pPr>
        <w:ind w:left="2160" w:hanging="180"/>
      </w:pPr>
    </w:lvl>
    <w:lvl w:ilvl="3" w:tplc="1DB051C8">
      <w:start w:val="1"/>
      <w:numFmt w:val="decimal"/>
      <w:lvlText w:val="%4."/>
      <w:lvlJc w:val="left"/>
      <w:pPr>
        <w:ind w:left="2880" w:hanging="360"/>
      </w:pPr>
    </w:lvl>
    <w:lvl w:ilvl="4" w:tplc="FD94BBEC">
      <w:start w:val="1"/>
      <w:numFmt w:val="lowerLetter"/>
      <w:lvlText w:val="%5."/>
      <w:lvlJc w:val="left"/>
      <w:pPr>
        <w:ind w:left="3600" w:hanging="360"/>
      </w:pPr>
    </w:lvl>
    <w:lvl w:ilvl="5" w:tplc="F0520FF2">
      <w:start w:val="1"/>
      <w:numFmt w:val="lowerRoman"/>
      <w:lvlText w:val="%6."/>
      <w:lvlJc w:val="right"/>
      <w:pPr>
        <w:ind w:left="4320" w:hanging="180"/>
      </w:pPr>
    </w:lvl>
    <w:lvl w:ilvl="6" w:tplc="0826F774">
      <w:start w:val="1"/>
      <w:numFmt w:val="decimal"/>
      <w:lvlText w:val="%7."/>
      <w:lvlJc w:val="left"/>
      <w:pPr>
        <w:ind w:left="5040" w:hanging="360"/>
      </w:pPr>
    </w:lvl>
    <w:lvl w:ilvl="7" w:tplc="E0803D30">
      <w:start w:val="1"/>
      <w:numFmt w:val="lowerLetter"/>
      <w:lvlText w:val="%8."/>
      <w:lvlJc w:val="left"/>
      <w:pPr>
        <w:ind w:left="5760" w:hanging="360"/>
      </w:pPr>
    </w:lvl>
    <w:lvl w:ilvl="8" w:tplc="B17675D8">
      <w:start w:val="1"/>
      <w:numFmt w:val="lowerRoman"/>
      <w:lvlText w:val="%9."/>
      <w:lvlJc w:val="right"/>
      <w:pPr>
        <w:ind w:left="6480" w:hanging="180"/>
      </w:pPr>
    </w:lvl>
  </w:abstractNum>
  <w:abstractNum w:abstractNumId="4" w15:restartNumberingAfterBreak="0">
    <w:nsid w:val="151A3191"/>
    <w:multiLevelType w:val="hybridMultilevel"/>
    <w:tmpl w:val="EC169624"/>
    <w:lvl w:ilvl="0" w:tplc="90080398">
      <w:start w:val="1"/>
      <w:numFmt w:val="bullet"/>
      <w:lvlText w:val=""/>
      <w:lvlJc w:val="left"/>
      <w:pPr>
        <w:ind w:left="720" w:hanging="360"/>
      </w:pPr>
      <w:rPr>
        <w:rFonts w:hint="default" w:ascii="Symbol" w:hAnsi="Symbol"/>
      </w:rPr>
    </w:lvl>
    <w:lvl w:ilvl="1" w:tplc="56EC2B00">
      <w:start w:val="1"/>
      <w:numFmt w:val="lowerLetter"/>
      <w:lvlText w:val="%2."/>
      <w:lvlJc w:val="left"/>
      <w:pPr>
        <w:ind w:left="1440" w:hanging="360"/>
      </w:pPr>
    </w:lvl>
    <w:lvl w:ilvl="2" w:tplc="0E68088E">
      <w:start w:val="1"/>
      <w:numFmt w:val="lowerRoman"/>
      <w:lvlText w:val="%3."/>
      <w:lvlJc w:val="right"/>
      <w:pPr>
        <w:ind w:left="2160" w:hanging="180"/>
      </w:pPr>
    </w:lvl>
    <w:lvl w:ilvl="3" w:tplc="746E3DF6">
      <w:start w:val="1"/>
      <w:numFmt w:val="decimal"/>
      <w:lvlText w:val="%4."/>
      <w:lvlJc w:val="left"/>
      <w:pPr>
        <w:ind w:left="2880" w:hanging="360"/>
      </w:pPr>
    </w:lvl>
    <w:lvl w:ilvl="4" w:tplc="71F8B20C">
      <w:start w:val="1"/>
      <w:numFmt w:val="lowerLetter"/>
      <w:lvlText w:val="%5."/>
      <w:lvlJc w:val="left"/>
      <w:pPr>
        <w:ind w:left="3600" w:hanging="360"/>
      </w:pPr>
    </w:lvl>
    <w:lvl w:ilvl="5" w:tplc="25220874">
      <w:start w:val="1"/>
      <w:numFmt w:val="lowerRoman"/>
      <w:lvlText w:val="%6."/>
      <w:lvlJc w:val="right"/>
      <w:pPr>
        <w:ind w:left="4320" w:hanging="180"/>
      </w:pPr>
    </w:lvl>
    <w:lvl w:ilvl="6" w:tplc="899A44E8">
      <w:start w:val="1"/>
      <w:numFmt w:val="decimal"/>
      <w:lvlText w:val="%7."/>
      <w:lvlJc w:val="left"/>
      <w:pPr>
        <w:ind w:left="5040" w:hanging="360"/>
      </w:pPr>
    </w:lvl>
    <w:lvl w:ilvl="7" w:tplc="C428AAB4">
      <w:start w:val="1"/>
      <w:numFmt w:val="lowerLetter"/>
      <w:lvlText w:val="%8."/>
      <w:lvlJc w:val="left"/>
      <w:pPr>
        <w:ind w:left="5760" w:hanging="360"/>
      </w:pPr>
    </w:lvl>
    <w:lvl w:ilvl="8" w:tplc="49EAE95C">
      <w:start w:val="1"/>
      <w:numFmt w:val="lowerRoman"/>
      <w:lvlText w:val="%9."/>
      <w:lvlJc w:val="right"/>
      <w:pPr>
        <w:ind w:left="6480" w:hanging="180"/>
      </w:pPr>
    </w:lvl>
  </w:abstractNum>
  <w:abstractNum w:abstractNumId="5" w15:restartNumberingAfterBreak="0">
    <w:nsid w:val="1A9270F9"/>
    <w:multiLevelType w:val="hybridMultilevel"/>
    <w:tmpl w:val="804205A4"/>
    <w:lvl w:ilvl="0" w:tplc="BE045728">
      <w:start w:val="1"/>
      <w:numFmt w:val="bullet"/>
      <w:lvlText w:val=""/>
      <w:lvlJc w:val="left"/>
      <w:pPr>
        <w:ind w:left="720" w:hanging="360"/>
      </w:pPr>
      <w:rPr>
        <w:rFonts w:hint="default" w:ascii="Symbol" w:hAnsi="Symbol"/>
      </w:rPr>
    </w:lvl>
    <w:lvl w:ilvl="1" w:tplc="F790F048">
      <w:start w:val="1"/>
      <w:numFmt w:val="bullet"/>
      <w:lvlText w:val="o"/>
      <w:lvlJc w:val="left"/>
      <w:pPr>
        <w:ind w:left="1440" w:hanging="360"/>
      </w:pPr>
      <w:rPr>
        <w:rFonts w:hint="default" w:ascii="Courier New" w:hAnsi="Courier New"/>
      </w:rPr>
    </w:lvl>
    <w:lvl w:ilvl="2" w:tplc="A4FE2E8C">
      <w:start w:val="1"/>
      <w:numFmt w:val="bullet"/>
      <w:lvlText w:val=""/>
      <w:lvlJc w:val="left"/>
      <w:pPr>
        <w:ind w:left="2160" w:hanging="360"/>
      </w:pPr>
      <w:rPr>
        <w:rFonts w:hint="default" w:ascii="Wingdings" w:hAnsi="Wingdings"/>
      </w:rPr>
    </w:lvl>
    <w:lvl w:ilvl="3" w:tplc="057806C4">
      <w:start w:val="1"/>
      <w:numFmt w:val="bullet"/>
      <w:lvlText w:val=""/>
      <w:lvlJc w:val="left"/>
      <w:pPr>
        <w:ind w:left="2880" w:hanging="360"/>
      </w:pPr>
      <w:rPr>
        <w:rFonts w:hint="default" w:ascii="Symbol" w:hAnsi="Symbol"/>
      </w:rPr>
    </w:lvl>
    <w:lvl w:ilvl="4" w:tplc="CDA0ED46">
      <w:start w:val="1"/>
      <w:numFmt w:val="bullet"/>
      <w:lvlText w:val="o"/>
      <w:lvlJc w:val="left"/>
      <w:pPr>
        <w:ind w:left="3600" w:hanging="360"/>
      </w:pPr>
      <w:rPr>
        <w:rFonts w:hint="default" w:ascii="Courier New" w:hAnsi="Courier New"/>
      </w:rPr>
    </w:lvl>
    <w:lvl w:ilvl="5" w:tplc="40264364">
      <w:start w:val="1"/>
      <w:numFmt w:val="bullet"/>
      <w:lvlText w:val=""/>
      <w:lvlJc w:val="left"/>
      <w:pPr>
        <w:ind w:left="4320" w:hanging="360"/>
      </w:pPr>
      <w:rPr>
        <w:rFonts w:hint="default" w:ascii="Wingdings" w:hAnsi="Wingdings"/>
      </w:rPr>
    </w:lvl>
    <w:lvl w:ilvl="6" w:tplc="C234F0AE">
      <w:start w:val="1"/>
      <w:numFmt w:val="bullet"/>
      <w:lvlText w:val=""/>
      <w:lvlJc w:val="left"/>
      <w:pPr>
        <w:ind w:left="5040" w:hanging="360"/>
      </w:pPr>
      <w:rPr>
        <w:rFonts w:hint="default" w:ascii="Symbol" w:hAnsi="Symbol"/>
      </w:rPr>
    </w:lvl>
    <w:lvl w:ilvl="7" w:tplc="C882C7A0">
      <w:start w:val="1"/>
      <w:numFmt w:val="bullet"/>
      <w:lvlText w:val="o"/>
      <w:lvlJc w:val="left"/>
      <w:pPr>
        <w:ind w:left="5760" w:hanging="360"/>
      </w:pPr>
      <w:rPr>
        <w:rFonts w:hint="default" w:ascii="Courier New" w:hAnsi="Courier New"/>
      </w:rPr>
    </w:lvl>
    <w:lvl w:ilvl="8" w:tplc="E23A5CC2">
      <w:start w:val="1"/>
      <w:numFmt w:val="bullet"/>
      <w:lvlText w:val=""/>
      <w:lvlJc w:val="left"/>
      <w:pPr>
        <w:ind w:left="6480" w:hanging="360"/>
      </w:pPr>
      <w:rPr>
        <w:rFonts w:hint="default" w:ascii="Wingdings" w:hAnsi="Wingdings"/>
      </w:rPr>
    </w:lvl>
  </w:abstractNum>
  <w:abstractNum w:abstractNumId="6" w15:restartNumberingAfterBreak="0">
    <w:nsid w:val="1B4A0A41"/>
    <w:multiLevelType w:val="hybridMultilevel"/>
    <w:tmpl w:val="C73605AA"/>
    <w:lvl w:ilvl="0" w:tplc="9BF4625A">
      <w:start w:val="1"/>
      <w:numFmt w:val="bullet"/>
      <w:lvlText w:val=""/>
      <w:lvlJc w:val="left"/>
      <w:pPr>
        <w:ind w:left="720" w:hanging="360"/>
      </w:pPr>
      <w:rPr>
        <w:rFonts w:hint="default" w:ascii="Symbol" w:hAnsi="Symbol"/>
      </w:rPr>
    </w:lvl>
    <w:lvl w:ilvl="1" w:tplc="874E402E">
      <w:start w:val="1"/>
      <w:numFmt w:val="bullet"/>
      <w:lvlText w:val="o"/>
      <w:lvlJc w:val="left"/>
      <w:pPr>
        <w:ind w:left="1440" w:hanging="360"/>
      </w:pPr>
      <w:rPr>
        <w:rFonts w:hint="default" w:ascii="Courier New" w:hAnsi="Courier New"/>
      </w:rPr>
    </w:lvl>
    <w:lvl w:ilvl="2" w:tplc="9CFAC796">
      <w:start w:val="1"/>
      <w:numFmt w:val="bullet"/>
      <w:lvlText w:val=""/>
      <w:lvlJc w:val="left"/>
      <w:pPr>
        <w:ind w:left="2160" w:hanging="360"/>
      </w:pPr>
      <w:rPr>
        <w:rFonts w:hint="default" w:ascii="Wingdings" w:hAnsi="Wingdings"/>
      </w:rPr>
    </w:lvl>
    <w:lvl w:ilvl="3" w:tplc="68749ECA">
      <w:start w:val="1"/>
      <w:numFmt w:val="bullet"/>
      <w:lvlText w:val=""/>
      <w:lvlJc w:val="left"/>
      <w:pPr>
        <w:ind w:left="2880" w:hanging="360"/>
      </w:pPr>
      <w:rPr>
        <w:rFonts w:hint="default" w:ascii="Symbol" w:hAnsi="Symbol"/>
      </w:rPr>
    </w:lvl>
    <w:lvl w:ilvl="4" w:tplc="1632C42E">
      <w:start w:val="1"/>
      <w:numFmt w:val="bullet"/>
      <w:lvlText w:val="o"/>
      <w:lvlJc w:val="left"/>
      <w:pPr>
        <w:ind w:left="3600" w:hanging="360"/>
      </w:pPr>
      <w:rPr>
        <w:rFonts w:hint="default" w:ascii="Courier New" w:hAnsi="Courier New"/>
      </w:rPr>
    </w:lvl>
    <w:lvl w:ilvl="5" w:tplc="A8868D46">
      <w:start w:val="1"/>
      <w:numFmt w:val="bullet"/>
      <w:lvlText w:val=""/>
      <w:lvlJc w:val="left"/>
      <w:pPr>
        <w:ind w:left="4320" w:hanging="360"/>
      </w:pPr>
      <w:rPr>
        <w:rFonts w:hint="default" w:ascii="Wingdings" w:hAnsi="Wingdings"/>
      </w:rPr>
    </w:lvl>
    <w:lvl w:ilvl="6" w:tplc="21AE6DD8">
      <w:start w:val="1"/>
      <w:numFmt w:val="bullet"/>
      <w:lvlText w:val=""/>
      <w:lvlJc w:val="left"/>
      <w:pPr>
        <w:ind w:left="5040" w:hanging="360"/>
      </w:pPr>
      <w:rPr>
        <w:rFonts w:hint="default" w:ascii="Symbol" w:hAnsi="Symbol"/>
      </w:rPr>
    </w:lvl>
    <w:lvl w:ilvl="7" w:tplc="5608D088">
      <w:start w:val="1"/>
      <w:numFmt w:val="bullet"/>
      <w:lvlText w:val="o"/>
      <w:lvlJc w:val="left"/>
      <w:pPr>
        <w:ind w:left="5760" w:hanging="360"/>
      </w:pPr>
      <w:rPr>
        <w:rFonts w:hint="default" w:ascii="Courier New" w:hAnsi="Courier New"/>
      </w:rPr>
    </w:lvl>
    <w:lvl w:ilvl="8" w:tplc="8752D142">
      <w:start w:val="1"/>
      <w:numFmt w:val="bullet"/>
      <w:lvlText w:val=""/>
      <w:lvlJc w:val="left"/>
      <w:pPr>
        <w:ind w:left="6480" w:hanging="360"/>
      </w:pPr>
      <w:rPr>
        <w:rFonts w:hint="default" w:ascii="Wingdings" w:hAnsi="Wingdings"/>
      </w:rPr>
    </w:lvl>
  </w:abstractNum>
  <w:abstractNum w:abstractNumId="7" w15:restartNumberingAfterBreak="0">
    <w:nsid w:val="1B7E847B"/>
    <w:multiLevelType w:val="hybridMultilevel"/>
    <w:tmpl w:val="FFFFFFFF"/>
    <w:lvl w:ilvl="0" w:tplc="5454B182">
      <w:start w:val="1"/>
      <w:numFmt w:val="bullet"/>
      <w:lvlText w:val=""/>
      <w:lvlJc w:val="left"/>
      <w:pPr>
        <w:ind w:left="720" w:hanging="360"/>
      </w:pPr>
      <w:rPr>
        <w:rFonts w:hint="default" w:ascii="Symbol" w:hAnsi="Symbol"/>
      </w:rPr>
    </w:lvl>
    <w:lvl w:ilvl="1" w:tplc="4F26D480">
      <w:start w:val="1"/>
      <w:numFmt w:val="bullet"/>
      <w:lvlText w:val="o"/>
      <w:lvlJc w:val="left"/>
      <w:pPr>
        <w:ind w:left="1440" w:hanging="360"/>
      </w:pPr>
      <w:rPr>
        <w:rFonts w:hint="default" w:ascii="Courier New" w:hAnsi="Courier New"/>
      </w:rPr>
    </w:lvl>
    <w:lvl w:ilvl="2" w:tplc="CA14DB12">
      <w:start w:val="1"/>
      <w:numFmt w:val="bullet"/>
      <w:lvlText w:val=""/>
      <w:lvlJc w:val="left"/>
      <w:pPr>
        <w:ind w:left="2160" w:hanging="360"/>
      </w:pPr>
      <w:rPr>
        <w:rFonts w:hint="default" w:ascii="Wingdings" w:hAnsi="Wingdings"/>
      </w:rPr>
    </w:lvl>
    <w:lvl w:ilvl="3" w:tplc="C2249878">
      <w:start w:val="1"/>
      <w:numFmt w:val="bullet"/>
      <w:lvlText w:val=""/>
      <w:lvlJc w:val="left"/>
      <w:pPr>
        <w:ind w:left="2880" w:hanging="360"/>
      </w:pPr>
      <w:rPr>
        <w:rFonts w:hint="default" w:ascii="Symbol" w:hAnsi="Symbol"/>
      </w:rPr>
    </w:lvl>
    <w:lvl w:ilvl="4" w:tplc="D8643252">
      <w:start w:val="1"/>
      <w:numFmt w:val="bullet"/>
      <w:lvlText w:val="o"/>
      <w:lvlJc w:val="left"/>
      <w:pPr>
        <w:ind w:left="3600" w:hanging="360"/>
      </w:pPr>
      <w:rPr>
        <w:rFonts w:hint="default" w:ascii="Courier New" w:hAnsi="Courier New"/>
      </w:rPr>
    </w:lvl>
    <w:lvl w:ilvl="5" w:tplc="D4543F8A">
      <w:start w:val="1"/>
      <w:numFmt w:val="bullet"/>
      <w:lvlText w:val=""/>
      <w:lvlJc w:val="left"/>
      <w:pPr>
        <w:ind w:left="4320" w:hanging="360"/>
      </w:pPr>
      <w:rPr>
        <w:rFonts w:hint="default" w:ascii="Wingdings" w:hAnsi="Wingdings"/>
      </w:rPr>
    </w:lvl>
    <w:lvl w:ilvl="6" w:tplc="019E6650">
      <w:start w:val="1"/>
      <w:numFmt w:val="bullet"/>
      <w:lvlText w:val=""/>
      <w:lvlJc w:val="left"/>
      <w:pPr>
        <w:ind w:left="5040" w:hanging="360"/>
      </w:pPr>
      <w:rPr>
        <w:rFonts w:hint="default" w:ascii="Symbol" w:hAnsi="Symbol"/>
      </w:rPr>
    </w:lvl>
    <w:lvl w:ilvl="7" w:tplc="AC802DC6">
      <w:start w:val="1"/>
      <w:numFmt w:val="bullet"/>
      <w:lvlText w:val="o"/>
      <w:lvlJc w:val="left"/>
      <w:pPr>
        <w:ind w:left="5760" w:hanging="360"/>
      </w:pPr>
      <w:rPr>
        <w:rFonts w:hint="default" w:ascii="Courier New" w:hAnsi="Courier New"/>
      </w:rPr>
    </w:lvl>
    <w:lvl w:ilvl="8" w:tplc="4C12ADB0">
      <w:start w:val="1"/>
      <w:numFmt w:val="bullet"/>
      <w:lvlText w:val=""/>
      <w:lvlJc w:val="left"/>
      <w:pPr>
        <w:ind w:left="6480" w:hanging="360"/>
      </w:pPr>
      <w:rPr>
        <w:rFonts w:hint="default" w:ascii="Wingdings" w:hAnsi="Wingdings"/>
      </w:rPr>
    </w:lvl>
  </w:abstractNum>
  <w:abstractNum w:abstractNumId="8"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1CAD96B"/>
    <w:multiLevelType w:val="hybridMultilevel"/>
    <w:tmpl w:val="4C46683E"/>
    <w:lvl w:ilvl="0" w:tplc="9A1C9A10">
      <w:start w:val="1"/>
      <w:numFmt w:val="decimal"/>
      <w:lvlText w:val="%1."/>
      <w:lvlJc w:val="left"/>
      <w:pPr>
        <w:ind w:left="720" w:hanging="360"/>
      </w:pPr>
    </w:lvl>
    <w:lvl w:ilvl="1" w:tplc="0492A372">
      <w:start w:val="1"/>
      <w:numFmt w:val="lowerLetter"/>
      <w:lvlText w:val="%2."/>
      <w:lvlJc w:val="left"/>
      <w:pPr>
        <w:ind w:left="1440" w:hanging="360"/>
      </w:pPr>
    </w:lvl>
    <w:lvl w:ilvl="2" w:tplc="C77ECB90">
      <w:start w:val="1"/>
      <w:numFmt w:val="lowerRoman"/>
      <w:lvlText w:val="%3."/>
      <w:lvlJc w:val="right"/>
      <w:pPr>
        <w:ind w:left="2160" w:hanging="180"/>
      </w:pPr>
    </w:lvl>
    <w:lvl w:ilvl="3" w:tplc="FF2AB454">
      <w:start w:val="1"/>
      <w:numFmt w:val="decimal"/>
      <w:lvlText w:val="%4."/>
      <w:lvlJc w:val="left"/>
      <w:pPr>
        <w:ind w:left="2880" w:hanging="360"/>
      </w:pPr>
    </w:lvl>
    <w:lvl w:ilvl="4" w:tplc="80FE1F9E">
      <w:start w:val="1"/>
      <w:numFmt w:val="lowerLetter"/>
      <w:lvlText w:val="%5."/>
      <w:lvlJc w:val="left"/>
      <w:pPr>
        <w:ind w:left="3600" w:hanging="360"/>
      </w:pPr>
    </w:lvl>
    <w:lvl w:ilvl="5" w:tplc="783C0D76">
      <w:start w:val="1"/>
      <w:numFmt w:val="lowerRoman"/>
      <w:lvlText w:val="%6."/>
      <w:lvlJc w:val="right"/>
      <w:pPr>
        <w:ind w:left="4320" w:hanging="180"/>
      </w:pPr>
    </w:lvl>
    <w:lvl w:ilvl="6" w:tplc="EC9812CE">
      <w:start w:val="1"/>
      <w:numFmt w:val="decimal"/>
      <w:lvlText w:val="%7."/>
      <w:lvlJc w:val="left"/>
      <w:pPr>
        <w:ind w:left="5040" w:hanging="360"/>
      </w:pPr>
    </w:lvl>
    <w:lvl w:ilvl="7" w:tplc="ACF8457A">
      <w:start w:val="1"/>
      <w:numFmt w:val="lowerLetter"/>
      <w:lvlText w:val="%8."/>
      <w:lvlJc w:val="left"/>
      <w:pPr>
        <w:ind w:left="5760" w:hanging="360"/>
      </w:pPr>
    </w:lvl>
    <w:lvl w:ilvl="8" w:tplc="D1265AE0">
      <w:start w:val="1"/>
      <w:numFmt w:val="lowerRoman"/>
      <w:lvlText w:val="%9."/>
      <w:lvlJc w:val="right"/>
      <w:pPr>
        <w:ind w:left="6480" w:hanging="180"/>
      </w:pPr>
    </w:lvl>
  </w:abstractNum>
  <w:abstractNum w:abstractNumId="10"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226CCBB3"/>
    <w:multiLevelType w:val="hybridMultilevel"/>
    <w:tmpl w:val="43D49644"/>
    <w:lvl w:ilvl="0" w:tplc="434054C4">
      <w:start w:val="1"/>
      <w:numFmt w:val="bullet"/>
      <w:lvlText w:val=""/>
      <w:lvlJc w:val="left"/>
      <w:pPr>
        <w:ind w:left="720" w:hanging="360"/>
      </w:pPr>
      <w:rPr>
        <w:rFonts w:hint="default" w:ascii="Symbol" w:hAnsi="Symbol"/>
      </w:rPr>
    </w:lvl>
    <w:lvl w:ilvl="1" w:tplc="46AC8562">
      <w:start w:val="1"/>
      <w:numFmt w:val="bullet"/>
      <w:lvlText w:val="o"/>
      <w:lvlJc w:val="left"/>
      <w:pPr>
        <w:ind w:left="1440" w:hanging="360"/>
      </w:pPr>
      <w:rPr>
        <w:rFonts w:hint="default" w:ascii="Courier New" w:hAnsi="Courier New"/>
      </w:rPr>
    </w:lvl>
    <w:lvl w:ilvl="2" w:tplc="5F606B4C">
      <w:start w:val="1"/>
      <w:numFmt w:val="bullet"/>
      <w:lvlText w:val=""/>
      <w:lvlJc w:val="left"/>
      <w:pPr>
        <w:ind w:left="2160" w:hanging="360"/>
      </w:pPr>
      <w:rPr>
        <w:rFonts w:hint="default" w:ascii="Wingdings" w:hAnsi="Wingdings"/>
      </w:rPr>
    </w:lvl>
    <w:lvl w:ilvl="3" w:tplc="9912D25C">
      <w:start w:val="1"/>
      <w:numFmt w:val="bullet"/>
      <w:lvlText w:val=""/>
      <w:lvlJc w:val="left"/>
      <w:pPr>
        <w:ind w:left="2880" w:hanging="360"/>
      </w:pPr>
      <w:rPr>
        <w:rFonts w:hint="default" w:ascii="Symbol" w:hAnsi="Symbol"/>
      </w:rPr>
    </w:lvl>
    <w:lvl w:ilvl="4" w:tplc="BD504108">
      <w:start w:val="1"/>
      <w:numFmt w:val="bullet"/>
      <w:lvlText w:val="o"/>
      <w:lvlJc w:val="left"/>
      <w:pPr>
        <w:ind w:left="3600" w:hanging="360"/>
      </w:pPr>
      <w:rPr>
        <w:rFonts w:hint="default" w:ascii="Courier New" w:hAnsi="Courier New"/>
      </w:rPr>
    </w:lvl>
    <w:lvl w:ilvl="5" w:tplc="5220E4A8">
      <w:start w:val="1"/>
      <w:numFmt w:val="bullet"/>
      <w:lvlText w:val=""/>
      <w:lvlJc w:val="left"/>
      <w:pPr>
        <w:ind w:left="4320" w:hanging="360"/>
      </w:pPr>
      <w:rPr>
        <w:rFonts w:hint="default" w:ascii="Wingdings" w:hAnsi="Wingdings"/>
      </w:rPr>
    </w:lvl>
    <w:lvl w:ilvl="6" w:tplc="880A4EF6">
      <w:start w:val="1"/>
      <w:numFmt w:val="bullet"/>
      <w:lvlText w:val=""/>
      <w:lvlJc w:val="left"/>
      <w:pPr>
        <w:ind w:left="5040" w:hanging="360"/>
      </w:pPr>
      <w:rPr>
        <w:rFonts w:hint="default" w:ascii="Symbol" w:hAnsi="Symbol"/>
      </w:rPr>
    </w:lvl>
    <w:lvl w:ilvl="7" w:tplc="C75464B6">
      <w:start w:val="1"/>
      <w:numFmt w:val="bullet"/>
      <w:lvlText w:val="o"/>
      <w:lvlJc w:val="left"/>
      <w:pPr>
        <w:ind w:left="5760" w:hanging="360"/>
      </w:pPr>
      <w:rPr>
        <w:rFonts w:hint="default" w:ascii="Courier New" w:hAnsi="Courier New"/>
      </w:rPr>
    </w:lvl>
    <w:lvl w:ilvl="8" w:tplc="EE945164">
      <w:start w:val="1"/>
      <w:numFmt w:val="bullet"/>
      <w:lvlText w:val=""/>
      <w:lvlJc w:val="left"/>
      <w:pPr>
        <w:ind w:left="6480" w:hanging="360"/>
      </w:pPr>
      <w:rPr>
        <w:rFonts w:hint="default" w:ascii="Wingdings" w:hAnsi="Wingdings"/>
      </w:rPr>
    </w:lvl>
  </w:abstractNum>
  <w:abstractNum w:abstractNumId="12" w15:restartNumberingAfterBreak="0">
    <w:nsid w:val="23305B93"/>
    <w:multiLevelType w:val="multilevel"/>
    <w:tmpl w:val="1F8A79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097A1A"/>
    <w:multiLevelType w:val="hybridMultilevel"/>
    <w:tmpl w:val="42C61D70"/>
    <w:lvl w:ilvl="0" w:tplc="981E539E">
      <w:start w:val="1"/>
      <w:numFmt w:val="bullet"/>
      <w:lvlText w:val=""/>
      <w:lvlJc w:val="left"/>
      <w:pPr>
        <w:ind w:left="720" w:hanging="360"/>
      </w:pPr>
      <w:rPr>
        <w:rFonts w:hint="default" w:ascii="Symbol" w:hAnsi="Symbol"/>
      </w:rPr>
    </w:lvl>
    <w:lvl w:ilvl="1" w:tplc="686A0158">
      <w:start w:val="1"/>
      <w:numFmt w:val="bullet"/>
      <w:lvlText w:val="o"/>
      <w:lvlJc w:val="left"/>
      <w:pPr>
        <w:ind w:left="1440" w:hanging="360"/>
      </w:pPr>
      <w:rPr>
        <w:rFonts w:hint="default" w:ascii="Courier New" w:hAnsi="Courier New"/>
      </w:rPr>
    </w:lvl>
    <w:lvl w:ilvl="2" w:tplc="F7C00DB8">
      <w:start w:val="1"/>
      <w:numFmt w:val="bullet"/>
      <w:lvlText w:val=""/>
      <w:lvlJc w:val="left"/>
      <w:pPr>
        <w:ind w:left="2160" w:hanging="360"/>
      </w:pPr>
      <w:rPr>
        <w:rFonts w:hint="default" w:ascii="Wingdings" w:hAnsi="Wingdings"/>
      </w:rPr>
    </w:lvl>
    <w:lvl w:ilvl="3" w:tplc="D05E235A">
      <w:start w:val="1"/>
      <w:numFmt w:val="bullet"/>
      <w:lvlText w:val=""/>
      <w:lvlJc w:val="left"/>
      <w:pPr>
        <w:ind w:left="2880" w:hanging="360"/>
      </w:pPr>
      <w:rPr>
        <w:rFonts w:hint="default" w:ascii="Symbol" w:hAnsi="Symbol"/>
      </w:rPr>
    </w:lvl>
    <w:lvl w:ilvl="4" w:tplc="A1361434">
      <w:start w:val="1"/>
      <w:numFmt w:val="bullet"/>
      <w:lvlText w:val="o"/>
      <w:lvlJc w:val="left"/>
      <w:pPr>
        <w:ind w:left="3600" w:hanging="360"/>
      </w:pPr>
      <w:rPr>
        <w:rFonts w:hint="default" w:ascii="Courier New" w:hAnsi="Courier New"/>
      </w:rPr>
    </w:lvl>
    <w:lvl w:ilvl="5" w:tplc="696E0D3E">
      <w:start w:val="1"/>
      <w:numFmt w:val="bullet"/>
      <w:lvlText w:val=""/>
      <w:lvlJc w:val="left"/>
      <w:pPr>
        <w:ind w:left="4320" w:hanging="360"/>
      </w:pPr>
      <w:rPr>
        <w:rFonts w:hint="default" w:ascii="Wingdings" w:hAnsi="Wingdings"/>
      </w:rPr>
    </w:lvl>
    <w:lvl w:ilvl="6" w:tplc="4170EB26">
      <w:start w:val="1"/>
      <w:numFmt w:val="bullet"/>
      <w:lvlText w:val=""/>
      <w:lvlJc w:val="left"/>
      <w:pPr>
        <w:ind w:left="5040" w:hanging="360"/>
      </w:pPr>
      <w:rPr>
        <w:rFonts w:hint="default" w:ascii="Symbol" w:hAnsi="Symbol"/>
      </w:rPr>
    </w:lvl>
    <w:lvl w:ilvl="7" w:tplc="AD1C7CFA">
      <w:start w:val="1"/>
      <w:numFmt w:val="bullet"/>
      <w:lvlText w:val="o"/>
      <w:lvlJc w:val="left"/>
      <w:pPr>
        <w:ind w:left="5760" w:hanging="360"/>
      </w:pPr>
      <w:rPr>
        <w:rFonts w:hint="default" w:ascii="Courier New" w:hAnsi="Courier New"/>
      </w:rPr>
    </w:lvl>
    <w:lvl w:ilvl="8" w:tplc="096CD05C">
      <w:start w:val="1"/>
      <w:numFmt w:val="bullet"/>
      <w:lvlText w:val=""/>
      <w:lvlJc w:val="left"/>
      <w:pPr>
        <w:ind w:left="6480" w:hanging="360"/>
      </w:pPr>
      <w:rPr>
        <w:rFonts w:hint="default" w:ascii="Wingdings" w:hAnsi="Wingdings"/>
      </w:rPr>
    </w:lvl>
  </w:abstractNum>
  <w:abstractNum w:abstractNumId="14" w15:restartNumberingAfterBreak="0">
    <w:nsid w:val="27A0C27E"/>
    <w:multiLevelType w:val="hybridMultilevel"/>
    <w:tmpl w:val="FFFFFFFF"/>
    <w:lvl w:ilvl="0" w:tplc="9F143B8A">
      <w:start w:val="1"/>
      <w:numFmt w:val="bullet"/>
      <w:lvlText w:val=""/>
      <w:lvlJc w:val="left"/>
      <w:pPr>
        <w:ind w:left="720" w:hanging="360"/>
      </w:pPr>
      <w:rPr>
        <w:rFonts w:hint="default" w:ascii="Symbol" w:hAnsi="Symbol"/>
      </w:rPr>
    </w:lvl>
    <w:lvl w:ilvl="1" w:tplc="73841D94">
      <w:start w:val="1"/>
      <w:numFmt w:val="bullet"/>
      <w:lvlText w:val="o"/>
      <w:lvlJc w:val="left"/>
      <w:pPr>
        <w:ind w:left="1440" w:hanging="360"/>
      </w:pPr>
      <w:rPr>
        <w:rFonts w:hint="default" w:ascii="Courier New" w:hAnsi="Courier New"/>
      </w:rPr>
    </w:lvl>
    <w:lvl w:ilvl="2" w:tplc="048E3AB8">
      <w:start w:val="1"/>
      <w:numFmt w:val="bullet"/>
      <w:lvlText w:val=""/>
      <w:lvlJc w:val="left"/>
      <w:pPr>
        <w:ind w:left="2160" w:hanging="360"/>
      </w:pPr>
      <w:rPr>
        <w:rFonts w:hint="default" w:ascii="Wingdings" w:hAnsi="Wingdings"/>
      </w:rPr>
    </w:lvl>
    <w:lvl w:ilvl="3" w:tplc="27D231F0">
      <w:start w:val="1"/>
      <w:numFmt w:val="bullet"/>
      <w:lvlText w:val=""/>
      <w:lvlJc w:val="left"/>
      <w:pPr>
        <w:ind w:left="2880" w:hanging="360"/>
      </w:pPr>
      <w:rPr>
        <w:rFonts w:hint="default" w:ascii="Symbol" w:hAnsi="Symbol"/>
      </w:rPr>
    </w:lvl>
    <w:lvl w:ilvl="4" w:tplc="40A0B168">
      <w:start w:val="1"/>
      <w:numFmt w:val="bullet"/>
      <w:lvlText w:val="o"/>
      <w:lvlJc w:val="left"/>
      <w:pPr>
        <w:ind w:left="3600" w:hanging="360"/>
      </w:pPr>
      <w:rPr>
        <w:rFonts w:hint="default" w:ascii="Courier New" w:hAnsi="Courier New"/>
      </w:rPr>
    </w:lvl>
    <w:lvl w:ilvl="5" w:tplc="5CD4BBEA">
      <w:start w:val="1"/>
      <w:numFmt w:val="bullet"/>
      <w:lvlText w:val=""/>
      <w:lvlJc w:val="left"/>
      <w:pPr>
        <w:ind w:left="4320" w:hanging="360"/>
      </w:pPr>
      <w:rPr>
        <w:rFonts w:hint="default" w:ascii="Wingdings" w:hAnsi="Wingdings"/>
      </w:rPr>
    </w:lvl>
    <w:lvl w:ilvl="6" w:tplc="9D98594E">
      <w:start w:val="1"/>
      <w:numFmt w:val="bullet"/>
      <w:lvlText w:val=""/>
      <w:lvlJc w:val="left"/>
      <w:pPr>
        <w:ind w:left="5040" w:hanging="360"/>
      </w:pPr>
      <w:rPr>
        <w:rFonts w:hint="default" w:ascii="Symbol" w:hAnsi="Symbol"/>
      </w:rPr>
    </w:lvl>
    <w:lvl w:ilvl="7" w:tplc="687A72B6">
      <w:start w:val="1"/>
      <w:numFmt w:val="bullet"/>
      <w:lvlText w:val="o"/>
      <w:lvlJc w:val="left"/>
      <w:pPr>
        <w:ind w:left="5760" w:hanging="360"/>
      </w:pPr>
      <w:rPr>
        <w:rFonts w:hint="default" w:ascii="Courier New" w:hAnsi="Courier New"/>
      </w:rPr>
    </w:lvl>
    <w:lvl w:ilvl="8" w:tplc="4FF851D4">
      <w:start w:val="1"/>
      <w:numFmt w:val="bullet"/>
      <w:lvlText w:val=""/>
      <w:lvlJc w:val="left"/>
      <w:pPr>
        <w:ind w:left="6480" w:hanging="360"/>
      </w:pPr>
      <w:rPr>
        <w:rFonts w:hint="default" w:ascii="Wingdings" w:hAnsi="Wingdings"/>
      </w:rPr>
    </w:lvl>
  </w:abstractNum>
  <w:abstractNum w:abstractNumId="15" w15:restartNumberingAfterBreak="0">
    <w:nsid w:val="28F6D7E9"/>
    <w:multiLevelType w:val="hybridMultilevel"/>
    <w:tmpl w:val="6EA64654"/>
    <w:lvl w:ilvl="0" w:tplc="9A2E5472">
      <w:start w:val="1"/>
      <w:numFmt w:val="bullet"/>
      <w:lvlText w:val=""/>
      <w:lvlJc w:val="left"/>
      <w:pPr>
        <w:ind w:left="720" w:hanging="360"/>
      </w:pPr>
      <w:rPr>
        <w:rFonts w:hint="default" w:ascii="Symbol" w:hAnsi="Symbol"/>
      </w:rPr>
    </w:lvl>
    <w:lvl w:ilvl="1" w:tplc="2F8A218E">
      <w:start w:val="1"/>
      <w:numFmt w:val="bullet"/>
      <w:lvlText w:val="o"/>
      <w:lvlJc w:val="left"/>
      <w:pPr>
        <w:ind w:left="1440" w:hanging="360"/>
      </w:pPr>
      <w:rPr>
        <w:rFonts w:hint="default" w:ascii="Courier New" w:hAnsi="Courier New"/>
      </w:rPr>
    </w:lvl>
    <w:lvl w:ilvl="2" w:tplc="BA2810EE">
      <w:start w:val="1"/>
      <w:numFmt w:val="bullet"/>
      <w:lvlText w:val=""/>
      <w:lvlJc w:val="left"/>
      <w:pPr>
        <w:ind w:left="2160" w:hanging="360"/>
      </w:pPr>
      <w:rPr>
        <w:rFonts w:hint="default" w:ascii="Wingdings" w:hAnsi="Wingdings"/>
      </w:rPr>
    </w:lvl>
    <w:lvl w:ilvl="3" w:tplc="B6BCF41E">
      <w:start w:val="1"/>
      <w:numFmt w:val="bullet"/>
      <w:lvlText w:val=""/>
      <w:lvlJc w:val="left"/>
      <w:pPr>
        <w:ind w:left="2880" w:hanging="360"/>
      </w:pPr>
      <w:rPr>
        <w:rFonts w:hint="default" w:ascii="Symbol" w:hAnsi="Symbol"/>
      </w:rPr>
    </w:lvl>
    <w:lvl w:ilvl="4" w:tplc="C070FF7A">
      <w:start w:val="1"/>
      <w:numFmt w:val="bullet"/>
      <w:lvlText w:val="o"/>
      <w:lvlJc w:val="left"/>
      <w:pPr>
        <w:ind w:left="3600" w:hanging="360"/>
      </w:pPr>
      <w:rPr>
        <w:rFonts w:hint="default" w:ascii="Courier New" w:hAnsi="Courier New"/>
      </w:rPr>
    </w:lvl>
    <w:lvl w:ilvl="5" w:tplc="9C90CAE8">
      <w:start w:val="1"/>
      <w:numFmt w:val="bullet"/>
      <w:lvlText w:val=""/>
      <w:lvlJc w:val="left"/>
      <w:pPr>
        <w:ind w:left="4320" w:hanging="360"/>
      </w:pPr>
      <w:rPr>
        <w:rFonts w:hint="default" w:ascii="Wingdings" w:hAnsi="Wingdings"/>
      </w:rPr>
    </w:lvl>
    <w:lvl w:ilvl="6" w:tplc="DEC23E68">
      <w:start w:val="1"/>
      <w:numFmt w:val="bullet"/>
      <w:lvlText w:val=""/>
      <w:lvlJc w:val="left"/>
      <w:pPr>
        <w:ind w:left="5040" w:hanging="360"/>
      </w:pPr>
      <w:rPr>
        <w:rFonts w:hint="default" w:ascii="Symbol" w:hAnsi="Symbol"/>
      </w:rPr>
    </w:lvl>
    <w:lvl w:ilvl="7" w:tplc="A1108162">
      <w:start w:val="1"/>
      <w:numFmt w:val="bullet"/>
      <w:lvlText w:val="o"/>
      <w:lvlJc w:val="left"/>
      <w:pPr>
        <w:ind w:left="5760" w:hanging="360"/>
      </w:pPr>
      <w:rPr>
        <w:rFonts w:hint="default" w:ascii="Courier New" w:hAnsi="Courier New"/>
      </w:rPr>
    </w:lvl>
    <w:lvl w:ilvl="8" w:tplc="ECE82BAE">
      <w:start w:val="1"/>
      <w:numFmt w:val="bullet"/>
      <w:lvlText w:val=""/>
      <w:lvlJc w:val="left"/>
      <w:pPr>
        <w:ind w:left="6480" w:hanging="360"/>
      </w:pPr>
      <w:rPr>
        <w:rFonts w:hint="default" w:ascii="Wingdings" w:hAnsi="Wingdings"/>
      </w:rPr>
    </w:lvl>
  </w:abstractNum>
  <w:abstractNum w:abstractNumId="16"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9FEEF55"/>
    <w:multiLevelType w:val="hybridMultilevel"/>
    <w:tmpl w:val="D1D8ED1E"/>
    <w:lvl w:ilvl="0" w:tplc="52BEC204">
      <w:start w:val="1"/>
      <w:numFmt w:val="bullet"/>
      <w:lvlText w:val=""/>
      <w:lvlJc w:val="left"/>
      <w:pPr>
        <w:ind w:left="720" w:hanging="360"/>
      </w:pPr>
      <w:rPr>
        <w:rFonts w:hint="default" w:ascii="Symbol" w:hAnsi="Symbol"/>
      </w:rPr>
    </w:lvl>
    <w:lvl w:ilvl="1" w:tplc="9CF03568">
      <w:start w:val="1"/>
      <w:numFmt w:val="bullet"/>
      <w:lvlText w:val="o"/>
      <w:lvlJc w:val="left"/>
      <w:pPr>
        <w:ind w:left="1440" w:hanging="360"/>
      </w:pPr>
      <w:rPr>
        <w:rFonts w:hint="default" w:ascii="Courier New" w:hAnsi="Courier New"/>
      </w:rPr>
    </w:lvl>
    <w:lvl w:ilvl="2" w:tplc="3C42396A">
      <w:start w:val="1"/>
      <w:numFmt w:val="bullet"/>
      <w:lvlText w:val=""/>
      <w:lvlJc w:val="left"/>
      <w:pPr>
        <w:ind w:left="2160" w:hanging="360"/>
      </w:pPr>
      <w:rPr>
        <w:rFonts w:hint="default" w:ascii="Wingdings" w:hAnsi="Wingdings"/>
      </w:rPr>
    </w:lvl>
    <w:lvl w:ilvl="3" w:tplc="01964740">
      <w:start w:val="1"/>
      <w:numFmt w:val="bullet"/>
      <w:lvlText w:val=""/>
      <w:lvlJc w:val="left"/>
      <w:pPr>
        <w:ind w:left="2880" w:hanging="360"/>
      </w:pPr>
      <w:rPr>
        <w:rFonts w:hint="default" w:ascii="Symbol" w:hAnsi="Symbol"/>
      </w:rPr>
    </w:lvl>
    <w:lvl w:ilvl="4" w:tplc="B6929BC0">
      <w:start w:val="1"/>
      <w:numFmt w:val="bullet"/>
      <w:lvlText w:val="o"/>
      <w:lvlJc w:val="left"/>
      <w:pPr>
        <w:ind w:left="3600" w:hanging="360"/>
      </w:pPr>
      <w:rPr>
        <w:rFonts w:hint="default" w:ascii="Courier New" w:hAnsi="Courier New"/>
      </w:rPr>
    </w:lvl>
    <w:lvl w:ilvl="5" w:tplc="9D4A9712">
      <w:start w:val="1"/>
      <w:numFmt w:val="bullet"/>
      <w:lvlText w:val=""/>
      <w:lvlJc w:val="left"/>
      <w:pPr>
        <w:ind w:left="4320" w:hanging="360"/>
      </w:pPr>
      <w:rPr>
        <w:rFonts w:hint="default" w:ascii="Wingdings" w:hAnsi="Wingdings"/>
      </w:rPr>
    </w:lvl>
    <w:lvl w:ilvl="6" w:tplc="3C2A9138">
      <w:start w:val="1"/>
      <w:numFmt w:val="bullet"/>
      <w:lvlText w:val=""/>
      <w:lvlJc w:val="left"/>
      <w:pPr>
        <w:ind w:left="5040" w:hanging="360"/>
      </w:pPr>
      <w:rPr>
        <w:rFonts w:hint="default" w:ascii="Symbol" w:hAnsi="Symbol"/>
      </w:rPr>
    </w:lvl>
    <w:lvl w:ilvl="7" w:tplc="9694221C">
      <w:start w:val="1"/>
      <w:numFmt w:val="bullet"/>
      <w:lvlText w:val="o"/>
      <w:lvlJc w:val="left"/>
      <w:pPr>
        <w:ind w:left="5760" w:hanging="360"/>
      </w:pPr>
      <w:rPr>
        <w:rFonts w:hint="default" w:ascii="Courier New" w:hAnsi="Courier New"/>
      </w:rPr>
    </w:lvl>
    <w:lvl w:ilvl="8" w:tplc="D08C1BA8">
      <w:start w:val="1"/>
      <w:numFmt w:val="bullet"/>
      <w:lvlText w:val=""/>
      <w:lvlJc w:val="left"/>
      <w:pPr>
        <w:ind w:left="6480" w:hanging="360"/>
      </w:pPr>
      <w:rPr>
        <w:rFonts w:hint="default" w:ascii="Wingdings" w:hAnsi="Wingdings"/>
      </w:rPr>
    </w:lvl>
  </w:abstractNum>
  <w:abstractNum w:abstractNumId="18" w15:restartNumberingAfterBreak="0">
    <w:nsid w:val="2B453317"/>
    <w:multiLevelType w:val="hybridMultilevel"/>
    <w:tmpl w:val="0A7228AE"/>
    <w:lvl w:ilvl="0" w:tplc="E6143AE6">
      <w:start w:val="1"/>
      <w:numFmt w:val="bullet"/>
      <w:lvlText w:val=""/>
      <w:lvlJc w:val="left"/>
      <w:pPr>
        <w:ind w:left="720" w:hanging="360"/>
      </w:pPr>
      <w:rPr>
        <w:rFonts w:hint="default" w:ascii="Symbol" w:hAnsi="Symbol"/>
      </w:rPr>
    </w:lvl>
    <w:lvl w:ilvl="1" w:tplc="F7868C48">
      <w:start w:val="1"/>
      <w:numFmt w:val="bullet"/>
      <w:lvlText w:val="o"/>
      <w:lvlJc w:val="left"/>
      <w:pPr>
        <w:ind w:left="1440" w:hanging="360"/>
      </w:pPr>
      <w:rPr>
        <w:rFonts w:hint="default" w:ascii="Courier New" w:hAnsi="Courier New"/>
      </w:rPr>
    </w:lvl>
    <w:lvl w:ilvl="2" w:tplc="28908EC0">
      <w:start w:val="1"/>
      <w:numFmt w:val="bullet"/>
      <w:lvlText w:val=""/>
      <w:lvlJc w:val="left"/>
      <w:pPr>
        <w:ind w:left="2160" w:hanging="360"/>
      </w:pPr>
      <w:rPr>
        <w:rFonts w:hint="default" w:ascii="Wingdings" w:hAnsi="Wingdings"/>
      </w:rPr>
    </w:lvl>
    <w:lvl w:ilvl="3" w:tplc="DB70EB6C">
      <w:start w:val="1"/>
      <w:numFmt w:val="bullet"/>
      <w:lvlText w:val=""/>
      <w:lvlJc w:val="left"/>
      <w:pPr>
        <w:ind w:left="2880" w:hanging="360"/>
      </w:pPr>
      <w:rPr>
        <w:rFonts w:hint="default" w:ascii="Symbol" w:hAnsi="Symbol"/>
      </w:rPr>
    </w:lvl>
    <w:lvl w:ilvl="4" w:tplc="3F96C654">
      <w:start w:val="1"/>
      <w:numFmt w:val="bullet"/>
      <w:lvlText w:val="o"/>
      <w:lvlJc w:val="left"/>
      <w:pPr>
        <w:ind w:left="3600" w:hanging="360"/>
      </w:pPr>
      <w:rPr>
        <w:rFonts w:hint="default" w:ascii="Courier New" w:hAnsi="Courier New"/>
      </w:rPr>
    </w:lvl>
    <w:lvl w:ilvl="5" w:tplc="145A1BAC">
      <w:start w:val="1"/>
      <w:numFmt w:val="bullet"/>
      <w:lvlText w:val=""/>
      <w:lvlJc w:val="left"/>
      <w:pPr>
        <w:ind w:left="4320" w:hanging="360"/>
      </w:pPr>
      <w:rPr>
        <w:rFonts w:hint="default" w:ascii="Wingdings" w:hAnsi="Wingdings"/>
      </w:rPr>
    </w:lvl>
    <w:lvl w:ilvl="6" w:tplc="D542C3C0">
      <w:start w:val="1"/>
      <w:numFmt w:val="bullet"/>
      <w:lvlText w:val=""/>
      <w:lvlJc w:val="left"/>
      <w:pPr>
        <w:ind w:left="5040" w:hanging="360"/>
      </w:pPr>
      <w:rPr>
        <w:rFonts w:hint="default" w:ascii="Symbol" w:hAnsi="Symbol"/>
      </w:rPr>
    </w:lvl>
    <w:lvl w:ilvl="7" w:tplc="2500D1C8">
      <w:start w:val="1"/>
      <w:numFmt w:val="bullet"/>
      <w:lvlText w:val="o"/>
      <w:lvlJc w:val="left"/>
      <w:pPr>
        <w:ind w:left="5760" w:hanging="360"/>
      </w:pPr>
      <w:rPr>
        <w:rFonts w:hint="default" w:ascii="Courier New" w:hAnsi="Courier New"/>
      </w:rPr>
    </w:lvl>
    <w:lvl w:ilvl="8" w:tplc="89FE467E">
      <w:start w:val="1"/>
      <w:numFmt w:val="bullet"/>
      <w:lvlText w:val=""/>
      <w:lvlJc w:val="left"/>
      <w:pPr>
        <w:ind w:left="6480" w:hanging="360"/>
      </w:pPr>
      <w:rPr>
        <w:rFonts w:hint="default" w:ascii="Wingdings" w:hAnsi="Wingdings"/>
      </w:rPr>
    </w:lvl>
  </w:abstractNum>
  <w:abstractNum w:abstractNumId="19" w15:restartNumberingAfterBreak="0">
    <w:nsid w:val="2BB39679"/>
    <w:multiLevelType w:val="multilevel"/>
    <w:tmpl w:val="C450E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E76E3A"/>
    <w:multiLevelType w:val="hybridMultilevel"/>
    <w:tmpl w:val="17CC4868"/>
    <w:lvl w:ilvl="0" w:tplc="176AA19E">
      <w:start w:val="1"/>
      <w:numFmt w:val="bullet"/>
      <w:lvlText w:val=""/>
      <w:lvlJc w:val="left"/>
      <w:pPr>
        <w:ind w:left="720" w:hanging="360"/>
      </w:pPr>
      <w:rPr>
        <w:rFonts w:hint="default" w:ascii="Symbol" w:hAnsi="Symbol"/>
      </w:rPr>
    </w:lvl>
    <w:lvl w:ilvl="1" w:tplc="DD3E3694">
      <w:start w:val="1"/>
      <w:numFmt w:val="bullet"/>
      <w:lvlText w:val="o"/>
      <w:lvlJc w:val="left"/>
      <w:pPr>
        <w:ind w:left="1440" w:hanging="360"/>
      </w:pPr>
      <w:rPr>
        <w:rFonts w:hint="default" w:ascii="Courier New" w:hAnsi="Courier New"/>
      </w:rPr>
    </w:lvl>
    <w:lvl w:ilvl="2" w:tplc="40BE4C90">
      <w:start w:val="1"/>
      <w:numFmt w:val="bullet"/>
      <w:lvlText w:val=""/>
      <w:lvlJc w:val="left"/>
      <w:pPr>
        <w:ind w:left="2160" w:hanging="360"/>
      </w:pPr>
      <w:rPr>
        <w:rFonts w:hint="default" w:ascii="Wingdings" w:hAnsi="Wingdings"/>
      </w:rPr>
    </w:lvl>
    <w:lvl w:ilvl="3" w:tplc="AF56F4B6">
      <w:start w:val="1"/>
      <w:numFmt w:val="bullet"/>
      <w:lvlText w:val=""/>
      <w:lvlJc w:val="left"/>
      <w:pPr>
        <w:ind w:left="2880" w:hanging="360"/>
      </w:pPr>
      <w:rPr>
        <w:rFonts w:hint="default" w:ascii="Symbol" w:hAnsi="Symbol"/>
      </w:rPr>
    </w:lvl>
    <w:lvl w:ilvl="4" w:tplc="96B62E34">
      <w:start w:val="1"/>
      <w:numFmt w:val="bullet"/>
      <w:lvlText w:val="o"/>
      <w:lvlJc w:val="left"/>
      <w:pPr>
        <w:ind w:left="3600" w:hanging="360"/>
      </w:pPr>
      <w:rPr>
        <w:rFonts w:hint="default" w:ascii="Courier New" w:hAnsi="Courier New"/>
      </w:rPr>
    </w:lvl>
    <w:lvl w:ilvl="5" w:tplc="0574822C">
      <w:start w:val="1"/>
      <w:numFmt w:val="bullet"/>
      <w:lvlText w:val=""/>
      <w:lvlJc w:val="left"/>
      <w:pPr>
        <w:ind w:left="4320" w:hanging="360"/>
      </w:pPr>
      <w:rPr>
        <w:rFonts w:hint="default" w:ascii="Wingdings" w:hAnsi="Wingdings"/>
      </w:rPr>
    </w:lvl>
    <w:lvl w:ilvl="6" w:tplc="4216AE7E">
      <w:start w:val="1"/>
      <w:numFmt w:val="bullet"/>
      <w:lvlText w:val=""/>
      <w:lvlJc w:val="left"/>
      <w:pPr>
        <w:ind w:left="5040" w:hanging="360"/>
      </w:pPr>
      <w:rPr>
        <w:rFonts w:hint="default" w:ascii="Symbol" w:hAnsi="Symbol"/>
      </w:rPr>
    </w:lvl>
    <w:lvl w:ilvl="7" w:tplc="B9A20B8E">
      <w:start w:val="1"/>
      <w:numFmt w:val="bullet"/>
      <w:lvlText w:val="o"/>
      <w:lvlJc w:val="left"/>
      <w:pPr>
        <w:ind w:left="5760" w:hanging="360"/>
      </w:pPr>
      <w:rPr>
        <w:rFonts w:hint="default" w:ascii="Courier New" w:hAnsi="Courier New"/>
      </w:rPr>
    </w:lvl>
    <w:lvl w:ilvl="8" w:tplc="9EBAF12E">
      <w:start w:val="1"/>
      <w:numFmt w:val="bullet"/>
      <w:lvlText w:val=""/>
      <w:lvlJc w:val="left"/>
      <w:pPr>
        <w:ind w:left="6480" w:hanging="360"/>
      </w:pPr>
      <w:rPr>
        <w:rFonts w:hint="default" w:ascii="Wingdings" w:hAnsi="Wingdings"/>
      </w:rPr>
    </w:lvl>
  </w:abstractNum>
  <w:abstractNum w:abstractNumId="21" w15:restartNumberingAfterBreak="0">
    <w:nsid w:val="394F7B92"/>
    <w:multiLevelType w:val="multilevel"/>
    <w:tmpl w:val="7144D82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3C466D6D"/>
    <w:multiLevelType w:val="multilevel"/>
    <w:tmpl w:val="82A0CE1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25"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26" w15:restartNumberingAfterBreak="0">
    <w:nsid w:val="431AA727"/>
    <w:multiLevelType w:val="hybridMultilevel"/>
    <w:tmpl w:val="87543976"/>
    <w:lvl w:ilvl="0" w:tplc="CCFA43AA">
      <w:start w:val="1"/>
      <w:numFmt w:val="bullet"/>
      <w:lvlText w:val=""/>
      <w:lvlJc w:val="left"/>
      <w:pPr>
        <w:ind w:left="720" w:hanging="360"/>
      </w:pPr>
      <w:rPr>
        <w:rFonts w:hint="default" w:ascii="Symbol" w:hAnsi="Symbol"/>
      </w:rPr>
    </w:lvl>
    <w:lvl w:ilvl="1" w:tplc="4FFC0174">
      <w:start w:val="1"/>
      <w:numFmt w:val="bullet"/>
      <w:lvlText w:val="o"/>
      <w:lvlJc w:val="left"/>
      <w:pPr>
        <w:ind w:left="1440" w:hanging="360"/>
      </w:pPr>
      <w:rPr>
        <w:rFonts w:hint="default" w:ascii="Courier New" w:hAnsi="Courier New"/>
      </w:rPr>
    </w:lvl>
    <w:lvl w:ilvl="2" w:tplc="097E818E">
      <w:start w:val="1"/>
      <w:numFmt w:val="bullet"/>
      <w:lvlText w:val=""/>
      <w:lvlJc w:val="left"/>
      <w:pPr>
        <w:ind w:left="2160" w:hanging="360"/>
      </w:pPr>
      <w:rPr>
        <w:rFonts w:hint="default" w:ascii="Wingdings" w:hAnsi="Wingdings"/>
      </w:rPr>
    </w:lvl>
    <w:lvl w:ilvl="3" w:tplc="8B3CEDC8">
      <w:start w:val="1"/>
      <w:numFmt w:val="bullet"/>
      <w:lvlText w:val=""/>
      <w:lvlJc w:val="left"/>
      <w:pPr>
        <w:ind w:left="2880" w:hanging="360"/>
      </w:pPr>
      <w:rPr>
        <w:rFonts w:hint="default" w:ascii="Symbol" w:hAnsi="Symbol"/>
      </w:rPr>
    </w:lvl>
    <w:lvl w:ilvl="4" w:tplc="B7DAAA1E">
      <w:start w:val="1"/>
      <w:numFmt w:val="bullet"/>
      <w:lvlText w:val="o"/>
      <w:lvlJc w:val="left"/>
      <w:pPr>
        <w:ind w:left="3600" w:hanging="360"/>
      </w:pPr>
      <w:rPr>
        <w:rFonts w:hint="default" w:ascii="Courier New" w:hAnsi="Courier New"/>
      </w:rPr>
    </w:lvl>
    <w:lvl w:ilvl="5" w:tplc="F61075D0">
      <w:start w:val="1"/>
      <w:numFmt w:val="bullet"/>
      <w:lvlText w:val=""/>
      <w:lvlJc w:val="left"/>
      <w:pPr>
        <w:ind w:left="4320" w:hanging="360"/>
      </w:pPr>
      <w:rPr>
        <w:rFonts w:hint="default" w:ascii="Wingdings" w:hAnsi="Wingdings"/>
      </w:rPr>
    </w:lvl>
    <w:lvl w:ilvl="6" w:tplc="4B36D5B6">
      <w:start w:val="1"/>
      <w:numFmt w:val="bullet"/>
      <w:lvlText w:val=""/>
      <w:lvlJc w:val="left"/>
      <w:pPr>
        <w:ind w:left="5040" w:hanging="360"/>
      </w:pPr>
      <w:rPr>
        <w:rFonts w:hint="default" w:ascii="Symbol" w:hAnsi="Symbol"/>
      </w:rPr>
    </w:lvl>
    <w:lvl w:ilvl="7" w:tplc="4C92DA28">
      <w:start w:val="1"/>
      <w:numFmt w:val="bullet"/>
      <w:lvlText w:val="o"/>
      <w:lvlJc w:val="left"/>
      <w:pPr>
        <w:ind w:left="5760" w:hanging="360"/>
      </w:pPr>
      <w:rPr>
        <w:rFonts w:hint="default" w:ascii="Courier New" w:hAnsi="Courier New"/>
      </w:rPr>
    </w:lvl>
    <w:lvl w:ilvl="8" w:tplc="E33AB96A">
      <w:start w:val="1"/>
      <w:numFmt w:val="bullet"/>
      <w:lvlText w:val=""/>
      <w:lvlJc w:val="left"/>
      <w:pPr>
        <w:ind w:left="6480" w:hanging="360"/>
      </w:pPr>
      <w:rPr>
        <w:rFonts w:hint="default" w:ascii="Wingdings" w:hAnsi="Wingdings"/>
      </w:rPr>
    </w:lvl>
  </w:abstractNum>
  <w:abstractNum w:abstractNumId="27" w15:restartNumberingAfterBreak="0">
    <w:nsid w:val="43354806"/>
    <w:multiLevelType w:val="hybridMultilevel"/>
    <w:tmpl w:val="73E81552"/>
    <w:lvl w:ilvl="0" w:tplc="3FA4E28E">
      <w:start w:val="1"/>
      <w:numFmt w:val="bullet"/>
      <w:lvlText w:val=""/>
      <w:lvlJc w:val="left"/>
      <w:pPr>
        <w:ind w:left="720" w:hanging="360"/>
      </w:pPr>
      <w:rPr>
        <w:rFonts w:hint="default" w:ascii="Symbol" w:hAnsi="Symbol"/>
      </w:rPr>
    </w:lvl>
    <w:lvl w:ilvl="1" w:tplc="282A3190">
      <w:start w:val="1"/>
      <w:numFmt w:val="bullet"/>
      <w:lvlText w:val="o"/>
      <w:lvlJc w:val="left"/>
      <w:pPr>
        <w:ind w:left="1440" w:hanging="360"/>
      </w:pPr>
      <w:rPr>
        <w:rFonts w:hint="default" w:ascii="Courier New" w:hAnsi="Courier New"/>
      </w:rPr>
    </w:lvl>
    <w:lvl w:ilvl="2" w:tplc="C78A6D3E">
      <w:start w:val="1"/>
      <w:numFmt w:val="bullet"/>
      <w:lvlText w:val=""/>
      <w:lvlJc w:val="left"/>
      <w:pPr>
        <w:ind w:left="2160" w:hanging="360"/>
      </w:pPr>
      <w:rPr>
        <w:rFonts w:hint="default" w:ascii="Wingdings" w:hAnsi="Wingdings"/>
      </w:rPr>
    </w:lvl>
    <w:lvl w:ilvl="3" w:tplc="6368FABE">
      <w:start w:val="1"/>
      <w:numFmt w:val="bullet"/>
      <w:lvlText w:val=""/>
      <w:lvlJc w:val="left"/>
      <w:pPr>
        <w:ind w:left="2880" w:hanging="360"/>
      </w:pPr>
      <w:rPr>
        <w:rFonts w:hint="default" w:ascii="Symbol" w:hAnsi="Symbol"/>
      </w:rPr>
    </w:lvl>
    <w:lvl w:ilvl="4" w:tplc="021E9C9C">
      <w:start w:val="1"/>
      <w:numFmt w:val="bullet"/>
      <w:lvlText w:val="o"/>
      <w:lvlJc w:val="left"/>
      <w:pPr>
        <w:ind w:left="3600" w:hanging="360"/>
      </w:pPr>
      <w:rPr>
        <w:rFonts w:hint="default" w:ascii="Courier New" w:hAnsi="Courier New"/>
      </w:rPr>
    </w:lvl>
    <w:lvl w:ilvl="5" w:tplc="93907920">
      <w:start w:val="1"/>
      <w:numFmt w:val="bullet"/>
      <w:lvlText w:val=""/>
      <w:lvlJc w:val="left"/>
      <w:pPr>
        <w:ind w:left="4320" w:hanging="360"/>
      </w:pPr>
      <w:rPr>
        <w:rFonts w:hint="default" w:ascii="Wingdings" w:hAnsi="Wingdings"/>
      </w:rPr>
    </w:lvl>
    <w:lvl w:ilvl="6" w:tplc="28BC203E">
      <w:start w:val="1"/>
      <w:numFmt w:val="bullet"/>
      <w:lvlText w:val=""/>
      <w:lvlJc w:val="left"/>
      <w:pPr>
        <w:ind w:left="5040" w:hanging="360"/>
      </w:pPr>
      <w:rPr>
        <w:rFonts w:hint="default" w:ascii="Symbol" w:hAnsi="Symbol"/>
      </w:rPr>
    </w:lvl>
    <w:lvl w:ilvl="7" w:tplc="4B3E09FE">
      <w:start w:val="1"/>
      <w:numFmt w:val="bullet"/>
      <w:lvlText w:val="o"/>
      <w:lvlJc w:val="left"/>
      <w:pPr>
        <w:ind w:left="5760" w:hanging="360"/>
      </w:pPr>
      <w:rPr>
        <w:rFonts w:hint="default" w:ascii="Courier New" w:hAnsi="Courier New"/>
      </w:rPr>
    </w:lvl>
    <w:lvl w:ilvl="8" w:tplc="BC1E6BC8">
      <w:start w:val="1"/>
      <w:numFmt w:val="bullet"/>
      <w:lvlText w:val=""/>
      <w:lvlJc w:val="left"/>
      <w:pPr>
        <w:ind w:left="6480" w:hanging="360"/>
      </w:pPr>
      <w:rPr>
        <w:rFonts w:hint="default" w:ascii="Wingdings" w:hAnsi="Wingdings"/>
      </w:rPr>
    </w:lvl>
  </w:abstractNum>
  <w:abstractNum w:abstractNumId="28" w15:restartNumberingAfterBreak="0">
    <w:nsid w:val="49B33A33"/>
    <w:multiLevelType w:val="multilevel"/>
    <w:tmpl w:val="BBDA3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CEBF2A5"/>
    <w:multiLevelType w:val="multilevel"/>
    <w:tmpl w:val="3A6252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DCFFD5F"/>
    <w:multiLevelType w:val="hybridMultilevel"/>
    <w:tmpl w:val="09903B46"/>
    <w:lvl w:ilvl="0" w:tplc="72CA4AB8">
      <w:start w:val="1"/>
      <w:numFmt w:val="bullet"/>
      <w:lvlText w:val=""/>
      <w:lvlJc w:val="left"/>
      <w:pPr>
        <w:ind w:left="720" w:hanging="360"/>
      </w:pPr>
      <w:rPr>
        <w:rFonts w:hint="default" w:ascii="Symbol" w:hAnsi="Symbol"/>
      </w:rPr>
    </w:lvl>
    <w:lvl w:ilvl="1" w:tplc="FC4ED8DE">
      <w:start w:val="1"/>
      <w:numFmt w:val="bullet"/>
      <w:lvlText w:val="o"/>
      <w:lvlJc w:val="left"/>
      <w:pPr>
        <w:ind w:left="1440" w:hanging="360"/>
      </w:pPr>
      <w:rPr>
        <w:rFonts w:hint="default" w:ascii="Courier New" w:hAnsi="Courier New"/>
      </w:rPr>
    </w:lvl>
    <w:lvl w:ilvl="2" w:tplc="5F906B64">
      <w:start w:val="1"/>
      <w:numFmt w:val="bullet"/>
      <w:lvlText w:val=""/>
      <w:lvlJc w:val="left"/>
      <w:pPr>
        <w:ind w:left="2160" w:hanging="360"/>
      </w:pPr>
      <w:rPr>
        <w:rFonts w:hint="default" w:ascii="Wingdings" w:hAnsi="Wingdings"/>
      </w:rPr>
    </w:lvl>
    <w:lvl w:ilvl="3" w:tplc="39C821FA">
      <w:start w:val="1"/>
      <w:numFmt w:val="bullet"/>
      <w:lvlText w:val=""/>
      <w:lvlJc w:val="left"/>
      <w:pPr>
        <w:ind w:left="2880" w:hanging="360"/>
      </w:pPr>
      <w:rPr>
        <w:rFonts w:hint="default" w:ascii="Symbol" w:hAnsi="Symbol"/>
      </w:rPr>
    </w:lvl>
    <w:lvl w:ilvl="4" w:tplc="E9006A56">
      <w:start w:val="1"/>
      <w:numFmt w:val="bullet"/>
      <w:lvlText w:val="o"/>
      <w:lvlJc w:val="left"/>
      <w:pPr>
        <w:ind w:left="3600" w:hanging="360"/>
      </w:pPr>
      <w:rPr>
        <w:rFonts w:hint="default" w:ascii="Courier New" w:hAnsi="Courier New"/>
      </w:rPr>
    </w:lvl>
    <w:lvl w:ilvl="5" w:tplc="DAFA2E36">
      <w:start w:val="1"/>
      <w:numFmt w:val="bullet"/>
      <w:lvlText w:val=""/>
      <w:lvlJc w:val="left"/>
      <w:pPr>
        <w:ind w:left="4320" w:hanging="360"/>
      </w:pPr>
      <w:rPr>
        <w:rFonts w:hint="default" w:ascii="Wingdings" w:hAnsi="Wingdings"/>
      </w:rPr>
    </w:lvl>
    <w:lvl w:ilvl="6" w:tplc="1E5E4658">
      <w:start w:val="1"/>
      <w:numFmt w:val="bullet"/>
      <w:lvlText w:val=""/>
      <w:lvlJc w:val="left"/>
      <w:pPr>
        <w:ind w:left="5040" w:hanging="360"/>
      </w:pPr>
      <w:rPr>
        <w:rFonts w:hint="default" w:ascii="Symbol" w:hAnsi="Symbol"/>
      </w:rPr>
    </w:lvl>
    <w:lvl w:ilvl="7" w:tplc="EA60E5DA">
      <w:start w:val="1"/>
      <w:numFmt w:val="bullet"/>
      <w:lvlText w:val="o"/>
      <w:lvlJc w:val="left"/>
      <w:pPr>
        <w:ind w:left="5760" w:hanging="360"/>
      </w:pPr>
      <w:rPr>
        <w:rFonts w:hint="default" w:ascii="Courier New" w:hAnsi="Courier New"/>
      </w:rPr>
    </w:lvl>
    <w:lvl w:ilvl="8" w:tplc="82708780">
      <w:start w:val="1"/>
      <w:numFmt w:val="bullet"/>
      <w:lvlText w:val=""/>
      <w:lvlJc w:val="left"/>
      <w:pPr>
        <w:ind w:left="6480" w:hanging="360"/>
      </w:pPr>
      <w:rPr>
        <w:rFonts w:hint="default" w:ascii="Wingdings" w:hAnsi="Wingdings"/>
      </w:rPr>
    </w:lvl>
  </w:abstractNum>
  <w:abstractNum w:abstractNumId="31" w15:restartNumberingAfterBreak="0">
    <w:nsid w:val="584A2C31"/>
    <w:multiLevelType w:val="hybridMultilevel"/>
    <w:tmpl w:val="BA26EF04"/>
    <w:lvl w:ilvl="0" w:tplc="F612BEA4">
      <w:start w:val="1"/>
      <w:numFmt w:val="bullet"/>
      <w:lvlText w:val=""/>
      <w:lvlJc w:val="left"/>
      <w:pPr>
        <w:ind w:left="720" w:hanging="360"/>
      </w:pPr>
      <w:rPr>
        <w:rFonts w:hint="default" w:ascii="Symbol" w:hAnsi="Symbol"/>
      </w:rPr>
    </w:lvl>
    <w:lvl w:ilvl="1" w:tplc="27D4405C">
      <w:start w:val="1"/>
      <w:numFmt w:val="bullet"/>
      <w:lvlText w:val="o"/>
      <w:lvlJc w:val="left"/>
      <w:pPr>
        <w:ind w:left="1440" w:hanging="360"/>
      </w:pPr>
      <w:rPr>
        <w:rFonts w:hint="default" w:ascii="Courier New" w:hAnsi="Courier New"/>
      </w:rPr>
    </w:lvl>
    <w:lvl w:ilvl="2" w:tplc="953CB04C">
      <w:start w:val="1"/>
      <w:numFmt w:val="bullet"/>
      <w:lvlText w:val=""/>
      <w:lvlJc w:val="left"/>
      <w:pPr>
        <w:ind w:left="2160" w:hanging="360"/>
      </w:pPr>
      <w:rPr>
        <w:rFonts w:hint="default" w:ascii="Wingdings" w:hAnsi="Wingdings"/>
      </w:rPr>
    </w:lvl>
    <w:lvl w:ilvl="3" w:tplc="CFAEEEF8">
      <w:start w:val="1"/>
      <w:numFmt w:val="bullet"/>
      <w:lvlText w:val=""/>
      <w:lvlJc w:val="left"/>
      <w:pPr>
        <w:ind w:left="2880" w:hanging="360"/>
      </w:pPr>
      <w:rPr>
        <w:rFonts w:hint="default" w:ascii="Symbol" w:hAnsi="Symbol"/>
      </w:rPr>
    </w:lvl>
    <w:lvl w:ilvl="4" w:tplc="24681B0A">
      <w:start w:val="1"/>
      <w:numFmt w:val="bullet"/>
      <w:lvlText w:val="o"/>
      <w:lvlJc w:val="left"/>
      <w:pPr>
        <w:ind w:left="3600" w:hanging="360"/>
      </w:pPr>
      <w:rPr>
        <w:rFonts w:hint="default" w:ascii="Courier New" w:hAnsi="Courier New"/>
      </w:rPr>
    </w:lvl>
    <w:lvl w:ilvl="5" w:tplc="D898FAC8">
      <w:start w:val="1"/>
      <w:numFmt w:val="bullet"/>
      <w:lvlText w:val=""/>
      <w:lvlJc w:val="left"/>
      <w:pPr>
        <w:ind w:left="4320" w:hanging="360"/>
      </w:pPr>
      <w:rPr>
        <w:rFonts w:hint="default" w:ascii="Wingdings" w:hAnsi="Wingdings"/>
      </w:rPr>
    </w:lvl>
    <w:lvl w:ilvl="6" w:tplc="7F7ACE42">
      <w:start w:val="1"/>
      <w:numFmt w:val="bullet"/>
      <w:lvlText w:val=""/>
      <w:lvlJc w:val="left"/>
      <w:pPr>
        <w:ind w:left="5040" w:hanging="360"/>
      </w:pPr>
      <w:rPr>
        <w:rFonts w:hint="default" w:ascii="Symbol" w:hAnsi="Symbol"/>
      </w:rPr>
    </w:lvl>
    <w:lvl w:ilvl="7" w:tplc="601EC36E">
      <w:start w:val="1"/>
      <w:numFmt w:val="bullet"/>
      <w:lvlText w:val="o"/>
      <w:lvlJc w:val="left"/>
      <w:pPr>
        <w:ind w:left="5760" w:hanging="360"/>
      </w:pPr>
      <w:rPr>
        <w:rFonts w:hint="default" w:ascii="Courier New" w:hAnsi="Courier New"/>
      </w:rPr>
    </w:lvl>
    <w:lvl w:ilvl="8" w:tplc="0B0E8F46">
      <w:start w:val="1"/>
      <w:numFmt w:val="bullet"/>
      <w:lvlText w:val=""/>
      <w:lvlJc w:val="left"/>
      <w:pPr>
        <w:ind w:left="6480" w:hanging="360"/>
      </w:pPr>
      <w:rPr>
        <w:rFonts w:hint="default" w:ascii="Wingdings" w:hAnsi="Wingdings"/>
      </w:rPr>
    </w:lvl>
  </w:abstractNum>
  <w:abstractNum w:abstractNumId="32" w15:restartNumberingAfterBreak="0">
    <w:nsid w:val="58B72B1A"/>
    <w:multiLevelType w:val="hybridMultilevel"/>
    <w:tmpl w:val="8AAC7778"/>
    <w:lvl w:ilvl="0" w:tplc="819E229A">
      <w:start w:val="1"/>
      <w:numFmt w:val="decimal"/>
      <w:lvlText w:val="%1."/>
      <w:lvlJc w:val="left"/>
      <w:pPr>
        <w:tabs>
          <w:tab w:val="num" w:pos="720"/>
        </w:tabs>
        <w:ind w:left="720" w:hanging="360"/>
      </w:pPr>
      <w:rPr>
        <w:sz w:val="20"/>
      </w:rPr>
    </w:lvl>
    <w:lvl w:ilvl="1" w:tplc="E7403726" w:tentative="1">
      <w:start w:val="1"/>
      <w:numFmt w:val="bullet"/>
      <w:lvlText w:val="o"/>
      <w:lvlJc w:val="left"/>
      <w:pPr>
        <w:tabs>
          <w:tab w:val="num" w:pos="1440"/>
        </w:tabs>
        <w:ind w:left="1440" w:hanging="360"/>
      </w:pPr>
      <w:rPr>
        <w:rFonts w:hint="default" w:ascii="Courier New" w:hAnsi="Courier New"/>
        <w:sz w:val="20"/>
      </w:rPr>
    </w:lvl>
    <w:lvl w:ilvl="2" w:tplc="1C58E206" w:tentative="1">
      <w:start w:val="1"/>
      <w:numFmt w:val="bullet"/>
      <w:lvlText w:val=""/>
      <w:lvlJc w:val="left"/>
      <w:pPr>
        <w:tabs>
          <w:tab w:val="num" w:pos="2160"/>
        </w:tabs>
        <w:ind w:left="2160" w:hanging="360"/>
      </w:pPr>
      <w:rPr>
        <w:rFonts w:hint="default" w:ascii="Wingdings" w:hAnsi="Wingdings"/>
        <w:sz w:val="20"/>
      </w:rPr>
    </w:lvl>
    <w:lvl w:ilvl="3" w:tplc="C01C65BE" w:tentative="1">
      <w:start w:val="1"/>
      <w:numFmt w:val="bullet"/>
      <w:lvlText w:val=""/>
      <w:lvlJc w:val="left"/>
      <w:pPr>
        <w:tabs>
          <w:tab w:val="num" w:pos="2880"/>
        </w:tabs>
        <w:ind w:left="2880" w:hanging="360"/>
      </w:pPr>
      <w:rPr>
        <w:rFonts w:hint="default" w:ascii="Wingdings" w:hAnsi="Wingdings"/>
        <w:sz w:val="20"/>
      </w:rPr>
    </w:lvl>
    <w:lvl w:ilvl="4" w:tplc="84402E36" w:tentative="1">
      <w:start w:val="1"/>
      <w:numFmt w:val="bullet"/>
      <w:lvlText w:val=""/>
      <w:lvlJc w:val="left"/>
      <w:pPr>
        <w:tabs>
          <w:tab w:val="num" w:pos="3600"/>
        </w:tabs>
        <w:ind w:left="3600" w:hanging="360"/>
      </w:pPr>
      <w:rPr>
        <w:rFonts w:hint="default" w:ascii="Wingdings" w:hAnsi="Wingdings"/>
        <w:sz w:val="20"/>
      </w:rPr>
    </w:lvl>
    <w:lvl w:ilvl="5" w:tplc="2CE269D0" w:tentative="1">
      <w:start w:val="1"/>
      <w:numFmt w:val="bullet"/>
      <w:lvlText w:val=""/>
      <w:lvlJc w:val="left"/>
      <w:pPr>
        <w:tabs>
          <w:tab w:val="num" w:pos="4320"/>
        </w:tabs>
        <w:ind w:left="4320" w:hanging="360"/>
      </w:pPr>
      <w:rPr>
        <w:rFonts w:hint="default" w:ascii="Wingdings" w:hAnsi="Wingdings"/>
        <w:sz w:val="20"/>
      </w:rPr>
    </w:lvl>
    <w:lvl w:ilvl="6" w:tplc="A964DDA4" w:tentative="1">
      <w:start w:val="1"/>
      <w:numFmt w:val="bullet"/>
      <w:lvlText w:val=""/>
      <w:lvlJc w:val="left"/>
      <w:pPr>
        <w:tabs>
          <w:tab w:val="num" w:pos="5040"/>
        </w:tabs>
        <w:ind w:left="5040" w:hanging="360"/>
      </w:pPr>
      <w:rPr>
        <w:rFonts w:hint="default" w:ascii="Wingdings" w:hAnsi="Wingdings"/>
        <w:sz w:val="20"/>
      </w:rPr>
    </w:lvl>
    <w:lvl w:ilvl="7" w:tplc="A14EA74A" w:tentative="1">
      <w:start w:val="1"/>
      <w:numFmt w:val="bullet"/>
      <w:lvlText w:val=""/>
      <w:lvlJc w:val="left"/>
      <w:pPr>
        <w:tabs>
          <w:tab w:val="num" w:pos="5760"/>
        </w:tabs>
        <w:ind w:left="5760" w:hanging="360"/>
      </w:pPr>
      <w:rPr>
        <w:rFonts w:hint="default" w:ascii="Wingdings" w:hAnsi="Wingdings"/>
        <w:sz w:val="20"/>
      </w:rPr>
    </w:lvl>
    <w:lvl w:ilvl="8" w:tplc="4036EB34"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AADEBB5"/>
    <w:multiLevelType w:val="hybridMultilevel"/>
    <w:tmpl w:val="584E3CD6"/>
    <w:lvl w:ilvl="0" w:tplc="2C3EAB9C">
      <w:start w:val="1"/>
      <w:numFmt w:val="bullet"/>
      <w:lvlText w:val=""/>
      <w:lvlJc w:val="left"/>
      <w:pPr>
        <w:ind w:left="720" w:hanging="360"/>
      </w:pPr>
      <w:rPr>
        <w:rFonts w:hint="default" w:ascii="Symbol" w:hAnsi="Symbol"/>
      </w:rPr>
    </w:lvl>
    <w:lvl w:ilvl="1" w:tplc="34286F9E">
      <w:start w:val="1"/>
      <w:numFmt w:val="bullet"/>
      <w:lvlText w:val="o"/>
      <w:lvlJc w:val="left"/>
      <w:pPr>
        <w:ind w:left="1440" w:hanging="360"/>
      </w:pPr>
      <w:rPr>
        <w:rFonts w:hint="default" w:ascii="Courier New" w:hAnsi="Courier New"/>
      </w:rPr>
    </w:lvl>
    <w:lvl w:ilvl="2" w:tplc="9E6E7B40">
      <w:start w:val="1"/>
      <w:numFmt w:val="bullet"/>
      <w:lvlText w:val=""/>
      <w:lvlJc w:val="left"/>
      <w:pPr>
        <w:ind w:left="2160" w:hanging="360"/>
      </w:pPr>
      <w:rPr>
        <w:rFonts w:hint="default" w:ascii="Wingdings" w:hAnsi="Wingdings"/>
      </w:rPr>
    </w:lvl>
    <w:lvl w:ilvl="3" w:tplc="E3361638">
      <w:start w:val="1"/>
      <w:numFmt w:val="bullet"/>
      <w:lvlText w:val=""/>
      <w:lvlJc w:val="left"/>
      <w:pPr>
        <w:ind w:left="2880" w:hanging="360"/>
      </w:pPr>
      <w:rPr>
        <w:rFonts w:hint="default" w:ascii="Symbol" w:hAnsi="Symbol"/>
      </w:rPr>
    </w:lvl>
    <w:lvl w:ilvl="4" w:tplc="E154E11A">
      <w:start w:val="1"/>
      <w:numFmt w:val="bullet"/>
      <w:lvlText w:val="o"/>
      <w:lvlJc w:val="left"/>
      <w:pPr>
        <w:ind w:left="3600" w:hanging="360"/>
      </w:pPr>
      <w:rPr>
        <w:rFonts w:hint="default" w:ascii="Courier New" w:hAnsi="Courier New"/>
      </w:rPr>
    </w:lvl>
    <w:lvl w:ilvl="5" w:tplc="2BBE94C2">
      <w:start w:val="1"/>
      <w:numFmt w:val="bullet"/>
      <w:lvlText w:val=""/>
      <w:lvlJc w:val="left"/>
      <w:pPr>
        <w:ind w:left="4320" w:hanging="360"/>
      </w:pPr>
      <w:rPr>
        <w:rFonts w:hint="default" w:ascii="Wingdings" w:hAnsi="Wingdings"/>
      </w:rPr>
    </w:lvl>
    <w:lvl w:ilvl="6" w:tplc="51A0DD5A">
      <w:start w:val="1"/>
      <w:numFmt w:val="bullet"/>
      <w:lvlText w:val=""/>
      <w:lvlJc w:val="left"/>
      <w:pPr>
        <w:ind w:left="5040" w:hanging="360"/>
      </w:pPr>
      <w:rPr>
        <w:rFonts w:hint="default" w:ascii="Symbol" w:hAnsi="Symbol"/>
      </w:rPr>
    </w:lvl>
    <w:lvl w:ilvl="7" w:tplc="44922B82">
      <w:start w:val="1"/>
      <w:numFmt w:val="bullet"/>
      <w:lvlText w:val="o"/>
      <w:lvlJc w:val="left"/>
      <w:pPr>
        <w:ind w:left="5760" w:hanging="360"/>
      </w:pPr>
      <w:rPr>
        <w:rFonts w:hint="default" w:ascii="Courier New" w:hAnsi="Courier New"/>
      </w:rPr>
    </w:lvl>
    <w:lvl w:ilvl="8" w:tplc="84008DB0">
      <w:start w:val="1"/>
      <w:numFmt w:val="bullet"/>
      <w:lvlText w:val=""/>
      <w:lvlJc w:val="left"/>
      <w:pPr>
        <w:ind w:left="6480" w:hanging="360"/>
      </w:pPr>
      <w:rPr>
        <w:rFonts w:hint="default" w:ascii="Wingdings" w:hAnsi="Wingdings"/>
      </w:rPr>
    </w:lvl>
  </w:abstractNum>
  <w:abstractNum w:abstractNumId="34"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5F6AEA2A"/>
    <w:multiLevelType w:val="hybridMultilevel"/>
    <w:tmpl w:val="B9428FBA"/>
    <w:lvl w:ilvl="0" w:tplc="7B307A4E">
      <w:start w:val="1"/>
      <w:numFmt w:val="decimal"/>
      <w:lvlText w:val="%1."/>
      <w:lvlJc w:val="left"/>
      <w:pPr>
        <w:ind w:left="720" w:hanging="360"/>
      </w:pPr>
    </w:lvl>
    <w:lvl w:ilvl="1" w:tplc="7060972A">
      <w:start w:val="1"/>
      <w:numFmt w:val="lowerLetter"/>
      <w:lvlText w:val="%2."/>
      <w:lvlJc w:val="left"/>
      <w:pPr>
        <w:ind w:left="1440" w:hanging="360"/>
      </w:pPr>
    </w:lvl>
    <w:lvl w:ilvl="2" w:tplc="CDB2DC6C">
      <w:start w:val="1"/>
      <w:numFmt w:val="lowerRoman"/>
      <w:lvlText w:val="%3."/>
      <w:lvlJc w:val="right"/>
      <w:pPr>
        <w:ind w:left="2160" w:hanging="180"/>
      </w:pPr>
    </w:lvl>
    <w:lvl w:ilvl="3" w:tplc="ADBED266">
      <w:start w:val="1"/>
      <w:numFmt w:val="decimal"/>
      <w:lvlText w:val="%4."/>
      <w:lvlJc w:val="left"/>
      <w:pPr>
        <w:ind w:left="2880" w:hanging="360"/>
      </w:pPr>
    </w:lvl>
    <w:lvl w:ilvl="4" w:tplc="1F0EB056">
      <w:start w:val="1"/>
      <w:numFmt w:val="lowerLetter"/>
      <w:lvlText w:val="%5."/>
      <w:lvlJc w:val="left"/>
      <w:pPr>
        <w:ind w:left="3600" w:hanging="360"/>
      </w:pPr>
    </w:lvl>
    <w:lvl w:ilvl="5" w:tplc="5560B650">
      <w:start w:val="1"/>
      <w:numFmt w:val="lowerRoman"/>
      <w:lvlText w:val="%6."/>
      <w:lvlJc w:val="right"/>
      <w:pPr>
        <w:ind w:left="4320" w:hanging="180"/>
      </w:pPr>
    </w:lvl>
    <w:lvl w:ilvl="6" w:tplc="9D6CD0F4">
      <w:start w:val="1"/>
      <w:numFmt w:val="decimal"/>
      <w:lvlText w:val="%7."/>
      <w:lvlJc w:val="left"/>
      <w:pPr>
        <w:ind w:left="5040" w:hanging="360"/>
      </w:pPr>
    </w:lvl>
    <w:lvl w:ilvl="7" w:tplc="96582C6E">
      <w:start w:val="1"/>
      <w:numFmt w:val="lowerLetter"/>
      <w:lvlText w:val="%8."/>
      <w:lvlJc w:val="left"/>
      <w:pPr>
        <w:ind w:left="5760" w:hanging="360"/>
      </w:pPr>
    </w:lvl>
    <w:lvl w:ilvl="8" w:tplc="C3B48978">
      <w:start w:val="1"/>
      <w:numFmt w:val="lowerRoman"/>
      <w:lvlText w:val="%9."/>
      <w:lvlJc w:val="right"/>
      <w:pPr>
        <w:ind w:left="6480" w:hanging="180"/>
      </w:pPr>
    </w:lvl>
  </w:abstractNum>
  <w:abstractNum w:abstractNumId="36" w15:restartNumberingAfterBreak="0">
    <w:nsid w:val="61A91079"/>
    <w:multiLevelType w:val="hybridMultilevel"/>
    <w:tmpl w:val="E6222648"/>
    <w:lvl w:ilvl="0" w:tplc="13E0FC76">
      <w:start w:val="1"/>
      <w:numFmt w:val="decimal"/>
      <w:lvlText w:val="%1."/>
      <w:lvlJc w:val="left"/>
      <w:pPr>
        <w:ind w:left="720" w:hanging="360"/>
      </w:pPr>
    </w:lvl>
    <w:lvl w:ilvl="1" w:tplc="BEC63C98">
      <w:start w:val="1"/>
      <w:numFmt w:val="lowerLetter"/>
      <w:lvlText w:val="%2."/>
      <w:lvlJc w:val="left"/>
      <w:pPr>
        <w:ind w:left="1440" w:hanging="360"/>
      </w:pPr>
    </w:lvl>
    <w:lvl w:ilvl="2" w:tplc="04A818B4">
      <w:start w:val="1"/>
      <w:numFmt w:val="lowerRoman"/>
      <w:lvlText w:val="%3."/>
      <w:lvlJc w:val="right"/>
      <w:pPr>
        <w:ind w:left="2160" w:hanging="180"/>
      </w:pPr>
    </w:lvl>
    <w:lvl w:ilvl="3" w:tplc="13DC552A">
      <w:start w:val="1"/>
      <w:numFmt w:val="decimal"/>
      <w:lvlText w:val="%4."/>
      <w:lvlJc w:val="left"/>
      <w:pPr>
        <w:ind w:left="2880" w:hanging="360"/>
      </w:pPr>
    </w:lvl>
    <w:lvl w:ilvl="4" w:tplc="8572E2E8">
      <w:start w:val="1"/>
      <w:numFmt w:val="lowerLetter"/>
      <w:lvlText w:val="%5."/>
      <w:lvlJc w:val="left"/>
      <w:pPr>
        <w:ind w:left="3600" w:hanging="360"/>
      </w:pPr>
    </w:lvl>
    <w:lvl w:ilvl="5" w:tplc="6D90BAC8">
      <w:start w:val="1"/>
      <w:numFmt w:val="lowerRoman"/>
      <w:lvlText w:val="%6."/>
      <w:lvlJc w:val="right"/>
      <w:pPr>
        <w:ind w:left="4320" w:hanging="180"/>
      </w:pPr>
    </w:lvl>
    <w:lvl w:ilvl="6" w:tplc="FD0A346A">
      <w:start w:val="1"/>
      <w:numFmt w:val="decimal"/>
      <w:lvlText w:val="%7."/>
      <w:lvlJc w:val="left"/>
      <w:pPr>
        <w:ind w:left="5040" w:hanging="360"/>
      </w:pPr>
    </w:lvl>
    <w:lvl w:ilvl="7" w:tplc="29F03896">
      <w:start w:val="1"/>
      <w:numFmt w:val="lowerLetter"/>
      <w:lvlText w:val="%8."/>
      <w:lvlJc w:val="left"/>
      <w:pPr>
        <w:ind w:left="5760" w:hanging="360"/>
      </w:pPr>
    </w:lvl>
    <w:lvl w:ilvl="8" w:tplc="1DCED23A">
      <w:start w:val="1"/>
      <w:numFmt w:val="lowerRoman"/>
      <w:lvlText w:val="%9."/>
      <w:lvlJc w:val="right"/>
      <w:pPr>
        <w:ind w:left="6480" w:hanging="180"/>
      </w:pPr>
    </w:lvl>
  </w:abstractNum>
  <w:abstractNum w:abstractNumId="37" w15:restartNumberingAfterBreak="0">
    <w:nsid w:val="6340AD4C"/>
    <w:multiLevelType w:val="hybridMultilevel"/>
    <w:tmpl w:val="FFFFFFFF"/>
    <w:lvl w:ilvl="0" w:tplc="3E0A71E8">
      <w:start w:val="1"/>
      <w:numFmt w:val="bullet"/>
      <w:lvlText w:val=""/>
      <w:lvlJc w:val="left"/>
      <w:pPr>
        <w:ind w:left="720" w:hanging="360"/>
      </w:pPr>
      <w:rPr>
        <w:rFonts w:hint="default" w:ascii="Symbol" w:hAnsi="Symbol"/>
      </w:rPr>
    </w:lvl>
    <w:lvl w:ilvl="1" w:tplc="3E14FB1A">
      <w:start w:val="1"/>
      <w:numFmt w:val="bullet"/>
      <w:lvlText w:val="o"/>
      <w:lvlJc w:val="left"/>
      <w:pPr>
        <w:ind w:left="1440" w:hanging="360"/>
      </w:pPr>
      <w:rPr>
        <w:rFonts w:hint="default" w:ascii="Courier New" w:hAnsi="Courier New"/>
      </w:rPr>
    </w:lvl>
    <w:lvl w:ilvl="2" w:tplc="C61E0F6A">
      <w:start w:val="1"/>
      <w:numFmt w:val="bullet"/>
      <w:lvlText w:val=""/>
      <w:lvlJc w:val="left"/>
      <w:pPr>
        <w:ind w:left="2160" w:hanging="360"/>
      </w:pPr>
      <w:rPr>
        <w:rFonts w:hint="default" w:ascii="Wingdings" w:hAnsi="Wingdings"/>
      </w:rPr>
    </w:lvl>
    <w:lvl w:ilvl="3" w:tplc="D6DE9B28">
      <w:start w:val="1"/>
      <w:numFmt w:val="bullet"/>
      <w:lvlText w:val=""/>
      <w:lvlJc w:val="left"/>
      <w:pPr>
        <w:ind w:left="2880" w:hanging="360"/>
      </w:pPr>
      <w:rPr>
        <w:rFonts w:hint="default" w:ascii="Symbol" w:hAnsi="Symbol"/>
      </w:rPr>
    </w:lvl>
    <w:lvl w:ilvl="4" w:tplc="F790DB32">
      <w:start w:val="1"/>
      <w:numFmt w:val="bullet"/>
      <w:lvlText w:val="o"/>
      <w:lvlJc w:val="left"/>
      <w:pPr>
        <w:ind w:left="3600" w:hanging="360"/>
      </w:pPr>
      <w:rPr>
        <w:rFonts w:hint="default" w:ascii="Courier New" w:hAnsi="Courier New"/>
      </w:rPr>
    </w:lvl>
    <w:lvl w:ilvl="5" w:tplc="876E321E">
      <w:start w:val="1"/>
      <w:numFmt w:val="bullet"/>
      <w:lvlText w:val=""/>
      <w:lvlJc w:val="left"/>
      <w:pPr>
        <w:ind w:left="4320" w:hanging="360"/>
      </w:pPr>
      <w:rPr>
        <w:rFonts w:hint="default" w:ascii="Wingdings" w:hAnsi="Wingdings"/>
      </w:rPr>
    </w:lvl>
    <w:lvl w:ilvl="6" w:tplc="12768B26">
      <w:start w:val="1"/>
      <w:numFmt w:val="bullet"/>
      <w:lvlText w:val=""/>
      <w:lvlJc w:val="left"/>
      <w:pPr>
        <w:ind w:left="5040" w:hanging="360"/>
      </w:pPr>
      <w:rPr>
        <w:rFonts w:hint="default" w:ascii="Symbol" w:hAnsi="Symbol"/>
      </w:rPr>
    </w:lvl>
    <w:lvl w:ilvl="7" w:tplc="B1860C52">
      <w:start w:val="1"/>
      <w:numFmt w:val="bullet"/>
      <w:lvlText w:val="o"/>
      <w:lvlJc w:val="left"/>
      <w:pPr>
        <w:ind w:left="5760" w:hanging="360"/>
      </w:pPr>
      <w:rPr>
        <w:rFonts w:hint="default" w:ascii="Courier New" w:hAnsi="Courier New"/>
      </w:rPr>
    </w:lvl>
    <w:lvl w:ilvl="8" w:tplc="1FC8917A">
      <w:start w:val="1"/>
      <w:numFmt w:val="bullet"/>
      <w:lvlText w:val=""/>
      <w:lvlJc w:val="left"/>
      <w:pPr>
        <w:ind w:left="6480" w:hanging="360"/>
      </w:pPr>
      <w:rPr>
        <w:rFonts w:hint="default" w:ascii="Wingdings" w:hAnsi="Wingdings"/>
      </w:rPr>
    </w:lvl>
  </w:abstractNum>
  <w:abstractNum w:abstractNumId="38"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1" w15:restartNumberingAfterBreak="0">
    <w:nsid w:val="672D17BA"/>
    <w:multiLevelType w:val="hybridMultilevel"/>
    <w:tmpl w:val="A906F140"/>
    <w:lvl w:ilvl="0" w:tplc="DA22E224">
      <w:start w:val="1"/>
      <w:numFmt w:val="decimal"/>
      <w:lvlText w:val="%1."/>
      <w:lvlJc w:val="left"/>
      <w:pPr>
        <w:ind w:left="720" w:hanging="360"/>
      </w:pPr>
    </w:lvl>
    <w:lvl w:ilvl="1" w:tplc="0E4850D0">
      <w:start w:val="1"/>
      <w:numFmt w:val="lowerLetter"/>
      <w:lvlText w:val="%2."/>
      <w:lvlJc w:val="left"/>
      <w:pPr>
        <w:ind w:left="1440" w:hanging="360"/>
      </w:pPr>
    </w:lvl>
    <w:lvl w:ilvl="2" w:tplc="B0843056">
      <w:start w:val="1"/>
      <w:numFmt w:val="lowerRoman"/>
      <w:lvlText w:val="%3."/>
      <w:lvlJc w:val="right"/>
      <w:pPr>
        <w:ind w:left="2160" w:hanging="180"/>
      </w:pPr>
    </w:lvl>
    <w:lvl w:ilvl="3" w:tplc="DED641E0">
      <w:start w:val="1"/>
      <w:numFmt w:val="decimal"/>
      <w:lvlText w:val="%4."/>
      <w:lvlJc w:val="left"/>
      <w:pPr>
        <w:ind w:left="2880" w:hanging="360"/>
      </w:pPr>
    </w:lvl>
    <w:lvl w:ilvl="4" w:tplc="8D300B4E">
      <w:start w:val="1"/>
      <w:numFmt w:val="lowerLetter"/>
      <w:lvlText w:val="%5."/>
      <w:lvlJc w:val="left"/>
      <w:pPr>
        <w:ind w:left="3600" w:hanging="360"/>
      </w:pPr>
    </w:lvl>
    <w:lvl w:ilvl="5" w:tplc="E93A0EA2">
      <w:start w:val="1"/>
      <w:numFmt w:val="lowerRoman"/>
      <w:lvlText w:val="%6."/>
      <w:lvlJc w:val="right"/>
      <w:pPr>
        <w:ind w:left="4320" w:hanging="180"/>
      </w:pPr>
    </w:lvl>
    <w:lvl w:ilvl="6" w:tplc="AB86B982">
      <w:start w:val="1"/>
      <w:numFmt w:val="decimal"/>
      <w:lvlText w:val="%7."/>
      <w:lvlJc w:val="left"/>
      <w:pPr>
        <w:ind w:left="5040" w:hanging="360"/>
      </w:pPr>
    </w:lvl>
    <w:lvl w:ilvl="7" w:tplc="37F4179E">
      <w:start w:val="1"/>
      <w:numFmt w:val="lowerLetter"/>
      <w:lvlText w:val="%8."/>
      <w:lvlJc w:val="left"/>
      <w:pPr>
        <w:ind w:left="5760" w:hanging="360"/>
      </w:pPr>
    </w:lvl>
    <w:lvl w:ilvl="8" w:tplc="76A64794">
      <w:start w:val="1"/>
      <w:numFmt w:val="lowerRoman"/>
      <w:lvlText w:val="%9."/>
      <w:lvlJc w:val="right"/>
      <w:pPr>
        <w:ind w:left="6480" w:hanging="180"/>
      </w:pPr>
    </w:lvl>
  </w:abstractNum>
  <w:abstractNum w:abstractNumId="42" w15:restartNumberingAfterBreak="0">
    <w:nsid w:val="6AEE7018"/>
    <w:multiLevelType w:val="hybridMultilevel"/>
    <w:tmpl w:val="158AD16A"/>
    <w:lvl w:ilvl="0" w:tplc="FFFFFFFF">
      <w:start w:val="1"/>
      <w:numFmt w:val="decimal"/>
      <w:lvlText w:val="%1."/>
      <w:lvlJc w:val="left"/>
      <w:pPr>
        <w:ind w:left="720" w:hanging="360"/>
      </w:p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3"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4" w15:restartNumberingAfterBreak="0">
    <w:nsid w:val="728CEE2D"/>
    <w:multiLevelType w:val="hybridMultilevel"/>
    <w:tmpl w:val="59546558"/>
    <w:lvl w:ilvl="0" w:tplc="464C42F0">
      <w:start w:val="1"/>
      <w:numFmt w:val="decimal"/>
      <w:lvlText w:val="%1."/>
      <w:lvlJc w:val="left"/>
      <w:pPr>
        <w:ind w:left="720" w:hanging="360"/>
      </w:pPr>
    </w:lvl>
    <w:lvl w:ilvl="1" w:tplc="584CADB2">
      <w:start w:val="1"/>
      <w:numFmt w:val="bullet"/>
      <w:lvlText w:val="o"/>
      <w:lvlJc w:val="left"/>
      <w:pPr>
        <w:ind w:left="1440" w:hanging="360"/>
      </w:pPr>
      <w:rPr>
        <w:rFonts w:hint="default" w:ascii="Courier New" w:hAnsi="Courier New"/>
      </w:rPr>
    </w:lvl>
    <w:lvl w:ilvl="2" w:tplc="33CC8A78">
      <w:start w:val="1"/>
      <w:numFmt w:val="bullet"/>
      <w:lvlText w:val=""/>
      <w:lvlJc w:val="left"/>
      <w:pPr>
        <w:ind w:left="2160" w:hanging="360"/>
      </w:pPr>
      <w:rPr>
        <w:rFonts w:hint="default" w:ascii="Wingdings" w:hAnsi="Wingdings"/>
      </w:rPr>
    </w:lvl>
    <w:lvl w:ilvl="3" w:tplc="80C8FF3C">
      <w:start w:val="1"/>
      <w:numFmt w:val="bullet"/>
      <w:lvlText w:val=""/>
      <w:lvlJc w:val="left"/>
      <w:pPr>
        <w:ind w:left="2880" w:hanging="360"/>
      </w:pPr>
      <w:rPr>
        <w:rFonts w:hint="default" w:ascii="Symbol" w:hAnsi="Symbol"/>
      </w:rPr>
    </w:lvl>
    <w:lvl w:ilvl="4" w:tplc="3D3213A6">
      <w:start w:val="1"/>
      <w:numFmt w:val="bullet"/>
      <w:lvlText w:val="o"/>
      <w:lvlJc w:val="left"/>
      <w:pPr>
        <w:ind w:left="3600" w:hanging="360"/>
      </w:pPr>
      <w:rPr>
        <w:rFonts w:hint="default" w:ascii="Courier New" w:hAnsi="Courier New"/>
      </w:rPr>
    </w:lvl>
    <w:lvl w:ilvl="5" w:tplc="0D4C5A88">
      <w:start w:val="1"/>
      <w:numFmt w:val="bullet"/>
      <w:lvlText w:val=""/>
      <w:lvlJc w:val="left"/>
      <w:pPr>
        <w:ind w:left="4320" w:hanging="360"/>
      </w:pPr>
      <w:rPr>
        <w:rFonts w:hint="default" w:ascii="Wingdings" w:hAnsi="Wingdings"/>
      </w:rPr>
    </w:lvl>
    <w:lvl w:ilvl="6" w:tplc="8D961866">
      <w:start w:val="1"/>
      <w:numFmt w:val="bullet"/>
      <w:lvlText w:val=""/>
      <w:lvlJc w:val="left"/>
      <w:pPr>
        <w:ind w:left="5040" w:hanging="360"/>
      </w:pPr>
      <w:rPr>
        <w:rFonts w:hint="default" w:ascii="Symbol" w:hAnsi="Symbol"/>
      </w:rPr>
    </w:lvl>
    <w:lvl w:ilvl="7" w:tplc="3FBA4402">
      <w:start w:val="1"/>
      <w:numFmt w:val="bullet"/>
      <w:lvlText w:val="o"/>
      <w:lvlJc w:val="left"/>
      <w:pPr>
        <w:ind w:left="5760" w:hanging="360"/>
      </w:pPr>
      <w:rPr>
        <w:rFonts w:hint="default" w:ascii="Courier New" w:hAnsi="Courier New"/>
      </w:rPr>
    </w:lvl>
    <w:lvl w:ilvl="8" w:tplc="8D3A51C2">
      <w:start w:val="1"/>
      <w:numFmt w:val="bullet"/>
      <w:lvlText w:val=""/>
      <w:lvlJc w:val="left"/>
      <w:pPr>
        <w:ind w:left="6480" w:hanging="360"/>
      </w:pPr>
      <w:rPr>
        <w:rFonts w:hint="default" w:ascii="Wingdings" w:hAnsi="Wingdings"/>
      </w:rPr>
    </w:lvl>
  </w:abstractNum>
  <w:abstractNum w:abstractNumId="45" w15:restartNumberingAfterBreak="0">
    <w:nsid w:val="75734CD0"/>
    <w:multiLevelType w:val="multilevel"/>
    <w:tmpl w:val="B6544E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7732451"/>
    <w:multiLevelType w:val="multilevel"/>
    <w:tmpl w:val="7C12230E"/>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C8EAFB7"/>
    <w:multiLevelType w:val="multilevel"/>
    <w:tmpl w:val="47B441CC"/>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8"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97778406">
    <w:abstractNumId w:val="15"/>
  </w:num>
  <w:num w:numId="2" w16cid:durableId="465974748">
    <w:abstractNumId w:val="14"/>
  </w:num>
  <w:num w:numId="3" w16cid:durableId="1672365441">
    <w:abstractNumId w:val="37"/>
  </w:num>
  <w:num w:numId="4" w16cid:durableId="250622960">
    <w:abstractNumId w:val="2"/>
  </w:num>
  <w:num w:numId="5" w16cid:durableId="442195384">
    <w:abstractNumId w:val="27"/>
  </w:num>
  <w:num w:numId="6" w16cid:durableId="1895969251">
    <w:abstractNumId w:val="33"/>
  </w:num>
  <w:num w:numId="7" w16cid:durableId="1587035361">
    <w:abstractNumId w:val="30"/>
  </w:num>
  <w:num w:numId="8" w16cid:durableId="670912690">
    <w:abstractNumId w:val="6"/>
  </w:num>
  <w:num w:numId="9" w16cid:durableId="1024552525">
    <w:abstractNumId w:val="5"/>
  </w:num>
  <w:num w:numId="10" w16cid:durableId="974143167">
    <w:abstractNumId w:val="13"/>
  </w:num>
  <w:num w:numId="11" w16cid:durableId="1445274535">
    <w:abstractNumId w:val="11"/>
  </w:num>
  <w:num w:numId="12" w16cid:durableId="1383215649">
    <w:abstractNumId w:val="19"/>
  </w:num>
  <w:num w:numId="13" w16cid:durableId="141431425">
    <w:abstractNumId w:val="20"/>
  </w:num>
  <w:num w:numId="14" w16cid:durableId="1277298184">
    <w:abstractNumId w:val="0"/>
  </w:num>
  <w:num w:numId="15" w16cid:durableId="255209565">
    <w:abstractNumId w:val="4"/>
  </w:num>
  <w:num w:numId="16" w16cid:durableId="2045903636">
    <w:abstractNumId w:val="1"/>
  </w:num>
  <w:num w:numId="17" w16cid:durableId="403841893">
    <w:abstractNumId w:val="41"/>
  </w:num>
  <w:num w:numId="18" w16cid:durableId="1815565602">
    <w:abstractNumId w:val="46"/>
  </w:num>
  <w:num w:numId="19" w16cid:durableId="1860698501">
    <w:abstractNumId w:val="36"/>
  </w:num>
  <w:num w:numId="20" w16cid:durableId="614795858">
    <w:abstractNumId w:val="12"/>
  </w:num>
  <w:num w:numId="21" w16cid:durableId="1012075279">
    <w:abstractNumId w:val="3"/>
  </w:num>
  <w:num w:numId="22" w16cid:durableId="861667695">
    <w:abstractNumId w:val="45"/>
  </w:num>
  <w:num w:numId="23" w16cid:durableId="1968003104">
    <w:abstractNumId w:val="44"/>
  </w:num>
  <w:num w:numId="24" w16cid:durableId="2084989785">
    <w:abstractNumId w:val="47"/>
  </w:num>
  <w:num w:numId="25" w16cid:durableId="753664839">
    <w:abstractNumId w:val="31"/>
  </w:num>
  <w:num w:numId="26" w16cid:durableId="1906211545">
    <w:abstractNumId w:val="9"/>
  </w:num>
  <w:num w:numId="27" w16cid:durableId="1881741621">
    <w:abstractNumId w:val="17"/>
  </w:num>
  <w:num w:numId="28" w16cid:durableId="1897815257">
    <w:abstractNumId w:val="29"/>
  </w:num>
  <w:num w:numId="29" w16cid:durableId="470750893">
    <w:abstractNumId w:val="35"/>
  </w:num>
  <w:num w:numId="30" w16cid:durableId="754283884">
    <w:abstractNumId w:val="28"/>
  </w:num>
  <w:num w:numId="31" w16cid:durableId="2036346030">
    <w:abstractNumId w:val="26"/>
  </w:num>
  <w:num w:numId="32" w16cid:durableId="282201768">
    <w:abstractNumId w:val="18"/>
  </w:num>
  <w:num w:numId="33" w16cid:durableId="85661079">
    <w:abstractNumId w:val="21"/>
  </w:num>
  <w:num w:numId="34" w16cid:durableId="14616390">
    <w:abstractNumId w:val="23"/>
  </w:num>
  <w:num w:numId="35" w16cid:durableId="202180543">
    <w:abstractNumId w:val="42"/>
  </w:num>
  <w:num w:numId="36" w16cid:durableId="1372922411">
    <w:abstractNumId w:val="10"/>
  </w:num>
  <w:num w:numId="37" w16cid:durableId="1919636914">
    <w:abstractNumId w:val="34"/>
  </w:num>
  <w:num w:numId="38" w16cid:durableId="1793284966">
    <w:abstractNumId w:val="38"/>
  </w:num>
  <w:num w:numId="39" w16cid:durableId="85809172">
    <w:abstractNumId w:val="32"/>
  </w:num>
  <w:num w:numId="40" w16cid:durableId="1871257389">
    <w:abstractNumId w:val="43"/>
  </w:num>
  <w:num w:numId="41" w16cid:durableId="454179876">
    <w:abstractNumId w:val="40"/>
  </w:num>
  <w:num w:numId="42" w16cid:durableId="2083411215">
    <w:abstractNumId w:val="22"/>
  </w:num>
  <w:num w:numId="43" w16cid:durableId="1207645821">
    <w:abstractNumId w:val="48"/>
  </w:num>
  <w:num w:numId="44" w16cid:durableId="1128351346">
    <w:abstractNumId w:val="39"/>
  </w:num>
  <w:num w:numId="45" w16cid:durableId="911816721">
    <w:abstractNumId w:val="24"/>
  </w:num>
  <w:num w:numId="46" w16cid:durableId="1694574539">
    <w:abstractNumId w:val="25"/>
  </w:num>
  <w:num w:numId="47" w16cid:durableId="261842716">
    <w:abstractNumId w:val="8"/>
  </w:num>
  <w:num w:numId="48" w16cid:durableId="762141214">
    <w:abstractNumId w:val="16"/>
  </w:num>
  <w:num w:numId="49" w16cid:durableId="1786845104">
    <w:abstractNumId w:val="7"/>
  </w:num>
</w:numbering>
</file>

<file path=word/people.xml><?xml version="1.0" encoding="utf-8"?>
<w15:people xmlns:mc="http://schemas.openxmlformats.org/markup-compatibility/2006" xmlns:w15="http://schemas.microsoft.com/office/word/2012/wordml" mc:Ignorable="w15">
  <w15:person w15:author="Melissa Sauer">
    <w15:presenceInfo w15:providerId="Windows Live" w15:userId="5ca728fd4e210c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21D05"/>
    <w:rsid w:val="000261EE"/>
    <w:rsid w:val="00033C27"/>
    <w:rsid w:val="00045213"/>
    <w:rsid w:val="000540DE"/>
    <w:rsid w:val="0005791A"/>
    <w:rsid w:val="00066BF9"/>
    <w:rsid w:val="000722AD"/>
    <w:rsid w:val="000739ED"/>
    <w:rsid w:val="00074311"/>
    <w:rsid w:val="00074448"/>
    <w:rsid w:val="00084C9B"/>
    <w:rsid w:val="0008516C"/>
    <w:rsid w:val="000913B7"/>
    <w:rsid w:val="0009425C"/>
    <w:rsid w:val="000A1A0C"/>
    <w:rsid w:val="000A62DD"/>
    <w:rsid w:val="000B3BDA"/>
    <w:rsid w:val="000C6974"/>
    <w:rsid w:val="000D0F0F"/>
    <w:rsid w:val="000E6DAB"/>
    <w:rsid w:val="001041D9"/>
    <w:rsid w:val="001121F3"/>
    <w:rsid w:val="001216AA"/>
    <w:rsid w:val="00127D81"/>
    <w:rsid w:val="00132877"/>
    <w:rsid w:val="00162DA9"/>
    <w:rsid w:val="00167774"/>
    <w:rsid w:val="00170470"/>
    <w:rsid w:val="001707F5"/>
    <w:rsid w:val="00173AE4"/>
    <w:rsid w:val="00177B4D"/>
    <w:rsid w:val="001A66B8"/>
    <w:rsid w:val="001A7F6E"/>
    <w:rsid w:val="001B23C5"/>
    <w:rsid w:val="001B326F"/>
    <w:rsid w:val="001C09AB"/>
    <w:rsid w:val="001C4A20"/>
    <w:rsid w:val="001C5160"/>
    <w:rsid w:val="001D036D"/>
    <w:rsid w:val="001D1624"/>
    <w:rsid w:val="001E1830"/>
    <w:rsid w:val="001E6D72"/>
    <w:rsid w:val="001F1640"/>
    <w:rsid w:val="001F4D43"/>
    <w:rsid w:val="001F698B"/>
    <w:rsid w:val="002005BE"/>
    <w:rsid w:val="0020259C"/>
    <w:rsid w:val="00203368"/>
    <w:rsid w:val="002128D5"/>
    <w:rsid w:val="00213202"/>
    <w:rsid w:val="00221BD8"/>
    <w:rsid w:val="00224072"/>
    <w:rsid w:val="00225F36"/>
    <w:rsid w:val="00226808"/>
    <w:rsid w:val="0024380B"/>
    <w:rsid w:val="00263E91"/>
    <w:rsid w:val="00264E99"/>
    <w:rsid w:val="00286334"/>
    <w:rsid w:val="00287F57"/>
    <w:rsid w:val="00290C6D"/>
    <w:rsid w:val="00293BBF"/>
    <w:rsid w:val="002A71FF"/>
    <w:rsid w:val="002B015E"/>
    <w:rsid w:val="002B23E7"/>
    <w:rsid w:val="002C5F05"/>
    <w:rsid w:val="002D371D"/>
    <w:rsid w:val="002D7411"/>
    <w:rsid w:val="002D7C95"/>
    <w:rsid w:val="002E2FC0"/>
    <w:rsid w:val="003075B5"/>
    <w:rsid w:val="00311FA1"/>
    <w:rsid w:val="003150D0"/>
    <w:rsid w:val="00327732"/>
    <w:rsid w:val="00344541"/>
    <w:rsid w:val="00344DC2"/>
    <w:rsid w:val="00370FDE"/>
    <w:rsid w:val="00376B72"/>
    <w:rsid w:val="00391D06"/>
    <w:rsid w:val="003D64F4"/>
    <w:rsid w:val="003E3C9C"/>
    <w:rsid w:val="003E5793"/>
    <w:rsid w:val="003F114E"/>
    <w:rsid w:val="003F5CBB"/>
    <w:rsid w:val="004002B8"/>
    <w:rsid w:val="0040149B"/>
    <w:rsid w:val="0040179A"/>
    <w:rsid w:val="004137F0"/>
    <w:rsid w:val="004148B1"/>
    <w:rsid w:val="0043117F"/>
    <w:rsid w:val="00431C6F"/>
    <w:rsid w:val="00441CCF"/>
    <w:rsid w:val="0044243A"/>
    <w:rsid w:val="00456BBC"/>
    <w:rsid w:val="00461206"/>
    <w:rsid w:val="0047729A"/>
    <w:rsid w:val="004A312B"/>
    <w:rsid w:val="004A476C"/>
    <w:rsid w:val="004A4E3E"/>
    <w:rsid w:val="004B63BB"/>
    <w:rsid w:val="004C2FED"/>
    <w:rsid w:val="004D3E2B"/>
    <w:rsid w:val="004E7A47"/>
    <w:rsid w:val="004F0C22"/>
    <w:rsid w:val="004F1076"/>
    <w:rsid w:val="004F32C1"/>
    <w:rsid w:val="004F3D5E"/>
    <w:rsid w:val="00513F8A"/>
    <w:rsid w:val="00527398"/>
    <w:rsid w:val="00552F78"/>
    <w:rsid w:val="00554219"/>
    <w:rsid w:val="00557637"/>
    <w:rsid w:val="005665BE"/>
    <w:rsid w:val="005827A5"/>
    <w:rsid w:val="00584981"/>
    <w:rsid w:val="00585CF1"/>
    <w:rsid w:val="005A0F7E"/>
    <w:rsid w:val="005B3F0C"/>
    <w:rsid w:val="005B4DC8"/>
    <w:rsid w:val="005C2AB1"/>
    <w:rsid w:val="005D6DCF"/>
    <w:rsid w:val="005E5C50"/>
    <w:rsid w:val="005F275C"/>
    <w:rsid w:val="00615CD2"/>
    <w:rsid w:val="00623F29"/>
    <w:rsid w:val="006309A5"/>
    <w:rsid w:val="00636E6E"/>
    <w:rsid w:val="006407C8"/>
    <w:rsid w:val="00654FBB"/>
    <w:rsid w:val="0065664E"/>
    <w:rsid w:val="00663451"/>
    <w:rsid w:val="00663756"/>
    <w:rsid w:val="00663906"/>
    <w:rsid w:val="0067407E"/>
    <w:rsid w:val="0067650B"/>
    <w:rsid w:val="0067764E"/>
    <w:rsid w:val="006A671D"/>
    <w:rsid w:val="006B0BEF"/>
    <w:rsid w:val="006D42F2"/>
    <w:rsid w:val="006E52FE"/>
    <w:rsid w:val="006F11C2"/>
    <w:rsid w:val="006F1790"/>
    <w:rsid w:val="007010FB"/>
    <w:rsid w:val="0071448A"/>
    <w:rsid w:val="00716A2D"/>
    <w:rsid w:val="00727EA5"/>
    <w:rsid w:val="00733054"/>
    <w:rsid w:val="00746D67"/>
    <w:rsid w:val="0076173F"/>
    <w:rsid w:val="007869B3"/>
    <w:rsid w:val="00791EB0"/>
    <w:rsid w:val="007A710E"/>
    <w:rsid w:val="007B0BC4"/>
    <w:rsid w:val="007B3B75"/>
    <w:rsid w:val="007C44CB"/>
    <w:rsid w:val="007D3321"/>
    <w:rsid w:val="007D3EB3"/>
    <w:rsid w:val="007E60CE"/>
    <w:rsid w:val="007E7602"/>
    <w:rsid w:val="007F273D"/>
    <w:rsid w:val="007F52BC"/>
    <w:rsid w:val="008046CC"/>
    <w:rsid w:val="00804F27"/>
    <w:rsid w:val="00812D33"/>
    <w:rsid w:val="008156F6"/>
    <w:rsid w:val="0082341B"/>
    <w:rsid w:val="00825942"/>
    <w:rsid w:val="008342D6"/>
    <w:rsid w:val="00840267"/>
    <w:rsid w:val="00855DEA"/>
    <w:rsid w:val="00856306"/>
    <w:rsid w:val="008565B3"/>
    <w:rsid w:val="0087055B"/>
    <w:rsid w:val="0088611E"/>
    <w:rsid w:val="008863E8"/>
    <w:rsid w:val="008B5D16"/>
    <w:rsid w:val="008D3796"/>
    <w:rsid w:val="008D6820"/>
    <w:rsid w:val="008E47F5"/>
    <w:rsid w:val="008F339B"/>
    <w:rsid w:val="008F4098"/>
    <w:rsid w:val="00911F2E"/>
    <w:rsid w:val="0092287C"/>
    <w:rsid w:val="009234EC"/>
    <w:rsid w:val="00924A19"/>
    <w:rsid w:val="00936D07"/>
    <w:rsid w:val="0094454E"/>
    <w:rsid w:val="009564BC"/>
    <w:rsid w:val="0095751C"/>
    <w:rsid w:val="00960E86"/>
    <w:rsid w:val="00972513"/>
    <w:rsid w:val="00972658"/>
    <w:rsid w:val="009A1DDC"/>
    <w:rsid w:val="009A1DFA"/>
    <w:rsid w:val="009A3C7C"/>
    <w:rsid w:val="009B4AC3"/>
    <w:rsid w:val="009C1270"/>
    <w:rsid w:val="009D3BE0"/>
    <w:rsid w:val="009D67C2"/>
    <w:rsid w:val="009E0593"/>
    <w:rsid w:val="009E5041"/>
    <w:rsid w:val="009E7EB5"/>
    <w:rsid w:val="009F2EF8"/>
    <w:rsid w:val="009F7DE2"/>
    <w:rsid w:val="00A03676"/>
    <w:rsid w:val="00A13FE0"/>
    <w:rsid w:val="00A21105"/>
    <w:rsid w:val="00A4106A"/>
    <w:rsid w:val="00A700AF"/>
    <w:rsid w:val="00A7236E"/>
    <w:rsid w:val="00A81F3C"/>
    <w:rsid w:val="00A8657D"/>
    <w:rsid w:val="00A92B16"/>
    <w:rsid w:val="00A94772"/>
    <w:rsid w:val="00A96AAC"/>
    <w:rsid w:val="00AA0C8A"/>
    <w:rsid w:val="00AB0A48"/>
    <w:rsid w:val="00AC209F"/>
    <w:rsid w:val="00AE6325"/>
    <w:rsid w:val="00AF3E56"/>
    <w:rsid w:val="00AF50BF"/>
    <w:rsid w:val="00B035B1"/>
    <w:rsid w:val="00B10C60"/>
    <w:rsid w:val="00B162F5"/>
    <w:rsid w:val="00B21891"/>
    <w:rsid w:val="00B21DBE"/>
    <w:rsid w:val="00B2267B"/>
    <w:rsid w:val="00B42C46"/>
    <w:rsid w:val="00B5CBD8"/>
    <w:rsid w:val="00B66F00"/>
    <w:rsid w:val="00B67489"/>
    <w:rsid w:val="00B820A1"/>
    <w:rsid w:val="00B87A30"/>
    <w:rsid w:val="00B95FB5"/>
    <w:rsid w:val="00B97FD7"/>
    <w:rsid w:val="00BA1B5F"/>
    <w:rsid w:val="00BB7E2C"/>
    <w:rsid w:val="00BD0588"/>
    <w:rsid w:val="00BD422B"/>
    <w:rsid w:val="00BD65A0"/>
    <w:rsid w:val="00BE789D"/>
    <w:rsid w:val="00BE79E4"/>
    <w:rsid w:val="00BF50ED"/>
    <w:rsid w:val="00BF77B0"/>
    <w:rsid w:val="00C17366"/>
    <w:rsid w:val="00C177E3"/>
    <w:rsid w:val="00C31D44"/>
    <w:rsid w:val="00C4203E"/>
    <w:rsid w:val="00C46D24"/>
    <w:rsid w:val="00C50A86"/>
    <w:rsid w:val="00C50E56"/>
    <w:rsid w:val="00C66D33"/>
    <w:rsid w:val="00C738CE"/>
    <w:rsid w:val="00C95504"/>
    <w:rsid w:val="00CB0CDE"/>
    <w:rsid w:val="00CB2000"/>
    <w:rsid w:val="00CE1E25"/>
    <w:rsid w:val="00CF246A"/>
    <w:rsid w:val="00D14BBA"/>
    <w:rsid w:val="00D42C83"/>
    <w:rsid w:val="00D464AE"/>
    <w:rsid w:val="00D504DB"/>
    <w:rsid w:val="00D507FD"/>
    <w:rsid w:val="00D54064"/>
    <w:rsid w:val="00D543F5"/>
    <w:rsid w:val="00D654FE"/>
    <w:rsid w:val="00D7405D"/>
    <w:rsid w:val="00D7509C"/>
    <w:rsid w:val="00D84392"/>
    <w:rsid w:val="00DB049A"/>
    <w:rsid w:val="00DB11D3"/>
    <w:rsid w:val="00DB2DCA"/>
    <w:rsid w:val="00DB32C1"/>
    <w:rsid w:val="00DB7757"/>
    <w:rsid w:val="00DC5D38"/>
    <w:rsid w:val="00DC601F"/>
    <w:rsid w:val="00DC6B44"/>
    <w:rsid w:val="00E042F4"/>
    <w:rsid w:val="00E230D8"/>
    <w:rsid w:val="00E27B6C"/>
    <w:rsid w:val="00E5102E"/>
    <w:rsid w:val="00E57F69"/>
    <w:rsid w:val="00E7579E"/>
    <w:rsid w:val="00E81DDE"/>
    <w:rsid w:val="00E8597E"/>
    <w:rsid w:val="00E9573F"/>
    <w:rsid w:val="00E978BE"/>
    <w:rsid w:val="00EA4184"/>
    <w:rsid w:val="00EB000E"/>
    <w:rsid w:val="00EB2C36"/>
    <w:rsid w:val="00EB78E5"/>
    <w:rsid w:val="00EC50C4"/>
    <w:rsid w:val="00EC629B"/>
    <w:rsid w:val="00ED4500"/>
    <w:rsid w:val="00EE0A58"/>
    <w:rsid w:val="00EE60B7"/>
    <w:rsid w:val="00EF3705"/>
    <w:rsid w:val="00F00D1E"/>
    <w:rsid w:val="00F154F4"/>
    <w:rsid w:val="00F23F93"/>
    <w:rsid w:val="00F33F6C"/>
    <w:rsid w:val="00F37E7D"/>
    <w:rsid w:val="00F41CB1"/>
    <w:rsid w:val="00F43B83"/>
    <w:rsid w:val="00F46E02"/>
    <w:rsid w:val="00F62392"/>
    <w:rsid w:val="00F7617C"/>
    <w:rsid w:val="00F83EBE"/>
    <w:rsid w:val="00FA16E9"/>
    <w:rsid w:val="00FA4B6B"/>
    <w:rsid w:val="00FB51CD"/>
    <w:rsid w:val="00FB593D"/>
    <w:rsid w:val="00FB649C"/>
    <w:rsid w:val="00FB6769"/>
    <w:rsid w:val="00FB6C12"/>
    <w:rsid w:val="00FB7B23"/>
    <w:rsid w:val="00FD21F8"/>
    <w:rsid w:val="00FD4436"/>
    <w:rsid w:val="00FD77FD"/>
    <w:rsid w:val="016DB0F4"/>
    <w:rsid w:val="017616B0"/>
    <w:rsid w:val="01861F53"/>
    <w:rsid w:val="0189C6FB"/>
    <w:rsid w:val="01B8D01F"/>
    <w:rsid w:val="01C66B1C"/>
    <w:rsid w:val="01CCBE7A"/>
    <w:rsid w:val="025536D5"/>
    <w:rsid w:val="028A3E1F"/>
    <w:rsid w:val="029FA895"/>
    <w:rsid w:val="02B16173"/>
    <w:rsid w:val="02DCECF3"/>
    <w:rsid w:val="02E5FBC9"/>
    <w:rsid w:val="03082690"/>
    <w:rsid w:val="030B65F4"/>
    <w:rsid w:val="03794677"/>
    <w:rsid w:val="03BA623F"/>
    <w:rsid w:val="0433DC5E"/>
    <w:rsid w:val="04528407"/>
    <w:rsid w:val="04D03F8C"/>
    <w:rsid w:val="04DEED8B"/>
    <w:rsid w:val="0500643A"/>
    <w:rsid w:val="053C8C71"/>
    <w:rsid w:val="055659CF"/>
    <w:rsid w:val="05AAA525"/>
    <w:rsid w:val="05C29088"/>
    <w:rsid w:val="05DD7DAB"/>
    <w:rsid w:val="065FD394"/>
    <w:rsid w:val="06B8313F"/>
    <w:rsid w:val="06EE7962"/>
    <w:rsid w:val="070AE9A6"/>
    <w:rsid w:val="074D779D"/>
    <w:rsid w:val="0779525B"/>
    <w:rsid w:val="08339A3A"/>
    <w:rsid w:val="08C9B2C3"/>
    <w:rsid w:val="08CCE316"/>
    <w:rsid w:val="08DB6E62"/>
    <w:rsid w:val="0995BCCD"/>
    <w:rsid w:val="099C99FF"/>
    <w:rsid w:val="09B77188"/>
    <w:rsid w:val="0A2AC2AD"/>
    <w:rsid w:val="0A72CBF9"/>
    <w:rsid w:val="0A7DAA9E"/>
    <w:rsid w:val="0AAF0BEB"/>
    <w:rsid w:val="0B108757"/>
    <w:rsid w:val="0B54AAE4"/>
    <w:rsid w:val="0B972037"/>
    <w:rsid w:val="0BA5A2D3"/>
    <w:rsid w:val="0C0BB1FD"/>
    <w:rsid w:val="0C5DEEF8"/>
    <w:rsid w:val="0CAA14FF"/>
    <w:rsid w:val="0CF7C5CF"/>
    <w:rsid w:val="0D10C306"/>
    <w:rsid w:val="0D27F985"/>
    <w:rsid w:val="0DB92D8C"/>
    <w:rsid w:val="0E569B5C"/>
    <w:rsid w:val="0EA262A3"/>
    <w:rsid w:val="0EDD4E16"/>
    <w:rsid w:val="0EEEC5E6"/>
    <w:rsid w:val="0F16FC33"/>
    <w:rsid w:val="0F989888"/>
    <w:rsid w:val="0FBE8541"/>
    <w:rsid w:val="101683FA"/>
    <w:rsid w:val="104C0713"/>
    <w:rsid w:val="107B7F92"/>
    <w:rsid w:val="10A78738"/>
    <w:rsid w:val="10EBFAC4"/>
    <w:rsid w:val="111078F1"/>
    <w:rsid w:val="1184AF68"/>
    <w:rsid w:val="11A3F3FC"/>
    <w:rsid w:val="11A86247"/>
    <w:rsid w:val="11BCCD13"/>
    <w:rsid w:val="11CF9DED"/>
    <w:rsid w:val="11DDE857"/>
    <w:rsid w:val="11E03151"/>
    <w:rsid w:val="11FF0CDD"/>
    <w:rsid w:val="121196F5"/>
    <w:rsid w:val="126D91DD"/>
    <w:rsid w:val="12C2CA47"/>
    <w:rsid w:val="12C5546E"/>
    <w:rsid w:val="12F0B13E"/>
    <w:rsid w:val="133378E1"/>
    <w:rsid w:val="13408B2F"/>
    <w:rsid w:val="13E39AC6"/>
    <w:rsid w:val="13F0D8AC"/>
    <w:rsid w:val="1485A6A5"/>
    <w:rsid w:val="1498684C"/>
    <w:rsid w:val="1510ADFA"/>
    <w:rsid w:val="1517BE16"/>
    <w:rsid w:val="15989CA6"/>
    <w:rsid w:val="15EC0BC1"/>
    <w:rsid w:val="15FB12ED"/>
    <w:rsid w:val="164F57AE"/>
    <w:rsid w:val="17040D2E"/>
    <w:rsid w:val="1721C030"/>
    <w:rsid w:val="178C1808"/>
    <w:rsid w:val="1793CE18"/>
    <w:rsid w:val="17A9655B"/>
    <w:rsid w:val="18A2E5D6"/>
    <w:rsid w:val="18CBF609"/>
    <w:rsid w:val="1910A7A9"/>
    <w:rsid w:val="19268898"/>
    <w:rsid w:val="195C6811"/>
    <w:rsid w:val="1960F819"/>
    <w:rsid w:val="198B5C28"/>
    <w:rsid w:val="1A927042"/>
    <w:rsid w:val="1AED5429"/>
    <w:rsid w:val="1AF8F5B0"/>
    <w:rsid w:val="1B3BA10D"/>
    <w:rsid w:val="1B3CEF74"/>
    <w:rsid w:val="1B754612"/>
    <w:rsid w:val="1B7A69CA"/>
    <w:rsid w:val="1B94ACE5"/>
    <w:rsid w:val="1B9FC6AB"/>
    <w:rsid w:val="1C1F5C01"/>
    <w:rsid w:val="1C2D543B"/>
    <w:rsid w:val="1CA2C9F0"/>
    <w:rsid w:val="1CACF6CA"/>
    <w:rsid w:val="1CBD7DAE"/>
    <w:rsid w:val="1D27EAD5"/>
    <w:rsid w:val="1E4BF6EC"/>
    <w:rsid w:val="1EA74A20"/>
    <w:rsid w:val="1ECC25A4"/>
    <w:rsid w:val="1F4D6375"/>
    <w:rsid w:val="1F6E598C"/>
    <w:rsid w:val="1F99398C"/>
    <w:rsid w:val="1FD5AEB4"/>
    <w:rsid w:val="206C3F8C"/>
    <w:rsid w:val="207C1537"/>
    <w:rsid w:val="2092F410"/>
    <w:rsid w:val="20A71D00"/>
    <w:rsid w:val="211A5500"/>
    <w:rsid w:val="21573EDF"/>
    <w:rsid w:val="21DA5E68"/>
    <w:rsid w:val="225181EA"/>
    <w:rsid w:val="22C0FB81"/>
    <w:rsid w:val="22CB6750"/>
    <w:rsid w:val="236F1686"/>
    <w:rsid w:val="24DE5606"/>
    <w:rsid w:val="24FD2033"/>
    <w:rsid w:val="250A6096"/>
    <w:rsid w:val="251C6AF9"/>
    <w:rsid w:val="259F9151"/>
    <w:rsid w:val="25CB961B"/>
    <w:rsid w:val="26003470"/>
    <w:rsid w:val="264ACF80"/>
    <w:rsid w:val="267D8F4B"/>
    <w:rsid w:val="26EFB391"/>
    <w:rsid w:val="26F03BFF"/>
    <w:rsid w:val="27151E2C"/>
    <w:rsid w:val="27352259"/>
    <w:rsid w:val="27479012"/>
    <w:rsid w:val="274BA952"/>
    <w:rsid w:val="2761C250"/>
    <w:rsid w:val="277C73D0"/>
    <w:rsid w:val="28110FC2"/>
    <w:rsid w:val="28328EA1"/>
    <w:rsid w:val="28E61897"/>
    <w:rsid w:val="28EBAEF8"/>
    <w:rsid w:val="29754838"/>
    <w:rsid w:val="29754B2A"/>
    <w:rsid w:val="297CC74E"/>
    <w:rsid w:val="298A8CBE"/>
    <w:rsid w:val="29A4B8A2"/>
    <w:rsid w:val="29C5DB56"/>
    <w:rsid w:val="29C7C372"/>
    <w:rsid w:val="2A08152B"/>
    <w:rsid w:val="2A44D349"/>
    <w:rsid w:val="2A4F4DFB"/>
    <w:rsid w:val="2A62780E"/>
    <w:rsid w:val="2AEFD2A1"/>
    <w:rsid w:val="2B36688A"/>
    <w:rsid w:val="2BA5DEFD"/>
    <w:rsid w:val="2BAE6AB5"/>
    <w:rsid w:val="2BB03499"/>
    <w:rsid w:val="2BDE8B55"/>
    <w:rsid w:val="2C1D95D8"/>
    <w:rsid w:val="2C2D4341"/>
    <w:rsid w:val="2C7E67A0"/>
    <w:rsid w:val="2CE966F5"/>
    <w:rsid w:val="2D0F2773"/>
    <w:rsid w:val="2D3E3B25"/>
    <w:rsid w:val="2D47A741"/>
    <w:rsid w:val="2D8CF4CC"/>
    <w:rsid w:val="2DE1F264"/>
    <w:rsid w:val="2DE26C54"/>
    <w:rsid w:val="2DEFC341"/>
    <w:rsid w:val="2E09C8AE"/>
    <w:rsid w:val="2E2CFD27"/>
    <w:rsid w:val="2E413675"/>
    <w:rsid w:val="2E90CDA8"/>
    <w:rsid w:val="2EE766F9"/>
    <w:rsid w:val="2EED97C7"/>
    <w:rsid w:val="2F306A9B"/>
    <w:rsid w:val="2F5D0321"/>
    <w:rsid w:val="3124D484"/>
    <w:rsid w:val="3147BF70"/>
    <w:rsid w:val="314BD3BF"/>
    <w:rsid w:val="31B4BC1B"/>
    <w:rsid w:val="31C2DA16"/>
    <w:rsid w:val="31F5CE0F"/>
    <w:rsid w:val="320AFCDB"/>
    <w:rsid w:val="32726E47"/>
    <w:rsid w:val="3273EE8D"/>
    <w:rsid w:val="32A4CA65"/>
    <w:rsid w:val="32D4D351"/>
    <w:rsid w:val="3312DBDF"/>
    <w:rsid w:val="33320B48"/>
    <w:rsid w:val="3346AB4A"/>
    <w:rsid w:val="338D9FFE"/>
    <w:rsid w:val="33A159BF"/>
    <w:rsid w:val="33E53E4D"/>
    <w:rsid w:val="340FBF20"/>
    <w:rsid w:val="3420A0C1"/>
    <w:rsid w:val="3579B6CA"/>
    <w:rsid w:val="37457768"/>
    <w:rsid w:val="377E04E6"/>
    <w:rsid w:val="37CBDE57"/>
    <w:rsid w:val="386DA87C"/>
    <w:rsid w:val="38AE55E6"/>
    <w:rsid w:val="3914005B"/>
    <w:rsid w:val="394C0AE7"/>
    <w:rsid w:val="39722F16"/>
    <w:rsid w:val="39810C25"/>
    <w:rsid w:val="39B75310"/>
    <w:rsid w:val="3A15567C"/>
    <w:rsid w:val="3A15A82E"/>
    <w:rsid w:val="3A9EC34A"/>
    <w:rsid w:val="3AB055DE"/>
    <w:rsid w:val="3AB91078"/>
    <w:rsid w:val="3ADB3667"/>
    <w:rsid w:val="3AE26A94"/>
    <w:rsid w:val="3B00EE71"/>
    <w:rsid w:val="3B06DFE2"/>
    <w:rsid w:val="3BC41041"/>
    <w:rsid w:val="3BDA5ACD"/>
    <w:rsid w:val="3BE6814E"/>
    <w:rsid w:val="3BEF2F52"/>
    <w:rsid w:val="3C557654"/>
    <w:rsid w:val="3CA0FF66"/>
    <w:rsid w:val="3D239001"/>
    <w:rsid w:val="3D2B7BBF"/>
    <w:rsid w:val="3D3280DE"/>
    <w:rsid w:val="3D4654AB"/>
    <w:rsid w:val="3E6EFABE"/>
    <w:rsid w:val="3E96E63B"/>
    <w:rsid w:val="3EE0DC33"/>
    <w:rsid w:val="3EF381A4"/>
    <w:rsid w:val="3F254645"/>
    <w:rsid w:val="3F58EE79"/>
    <w:rsid w:val="3F9590C5"/>
    <w:rsid w:val="3FCCC534"/>
    <w:rsid w:val="4000968C"/>
    <w:rsid w:val="400D54BD"/>
    <w:rsid w:val="40211015"/>
    <w:rsid w:val="4067EC3C"/>
    <w:rsid w:val="40A46A27"/>
    <w:rsid w:val="40C36751"/>
    <w:rsid w:val="40D76EEA"/>
    <w:rsid w:val="40F88A4B"/>
    <w:rsid w:val="40F8CCCD"/>
    <w:rsid w:val="4112741C"/>
    <w:rsid w:val="41479319"/>
    <w:rsid w:val="4207CB2B"/>
    <w:rsid w:val="425B83F5"/>
    <w:rsid w:val="42826911"/>
    <w:rsid w:val="42AFD719"/>
    <w:rsid w:val="432F8C9C"/>
    <w:rsid w:val="4376B695"/>
    <w:rsid w:val="4384DBE1"/>
    <w:rsid w:val="43A90AFF"/>
    <w:rsid w:val="43B07380"/>
    <w:rsid w:val="43B358EB"/>
    <w:rsid w:val="43BED1DF"/>
    <w:rsid w:val="43CD5921"/>
    <w:rsid w:val="43DEE53E"/>
    <w:rsid w:val="43E7AD97"/>
    <w:rsid w:val="43EF80F0"/>
    <w:rsid w:val="43F514EF"/>
    <w:rsid w:val="442E46F8"/>
    <w:rsid w:val="44644F02"/>
    <w:rsid w:val="449B4E34"/>
    <w:rsid w:val="449B97DF"/>
    <w:rsid w:val="44CDA747"/>
    <w:rsid w:val="44E740A3"/>
    <w:rsid w:val="44EE6D25"/>
    <w:rsid w:val="456F04EE"/>
    <w:rsid w:val="4572BB0C"/>
    <w:rsid w:val="457C804E"/>
    <w:rsid w:val="45B2E783"/>
    <w:rsid w:val="463DD0BC"/>
    <w:rsid w:val="46AC3D41"/>
    <w:rsid w:val="46D57E39"/>
    <w:rsid w:val="46DCCFD4"/>
    <w:rsid w:val="46F2040B"/>
    <w:rsid w:val="47156B58"/>
    <w:rsid w:val="4726B2C8"/>
    <w:rsid w:val="473F2FA8"/>
    <w:rsid w:val="475D55DB"/>
    <w:rsid w:val="476ECEB2"/>
    <w:rsid w:val="47708302"/>
    <w:rsid w:val="47801EC2"/>
    <w:rsid w:val="47AAA68E"/>
    <w:rsid w:val="47C88CC3"/>
    <w:rsid w:val="47FD0A87"/>
    <w:rsid w:val="486A0C7B"/>
    <w:rsid w:val="48DDD669"/>
    <w:rsid w:val="48EDEF72"/>
    <w:rsid w:val="491E9FD2"/>
    <w:rsid w:val="493B8FE4"/>
    <w:rsid w:val="497BFCB3"/>
    <w:rsid w:val="49892995"/>
    <w:rsid w:val="4991268A"/>
    <w:rsid w:val="4A01399F"/>
    <w:rsid w:val="4A11AFA0"/>
    <w:rsid w:val="4A2758CB"/>
    <w:rsid w:val="4A46088F"/>
    <w:rsid w:val="4A4CAE23"/>
    <w:rsid w:val="4A4D072E"/>
    <w:rsid w:val="4A6D7830"/>
    <w:rsid w:val="4A99AECC"/>
    <w:rsid w:val="4B11F054"/>
    <w:rsid w:val="4B2AAC45"/>
    <w:rsid w:val="4B610177"/>
    <w:rsid w:val="4B6D6075"/>
    <w:rsid w:val="4C0FF2FD"/>
    <w:rsid w:val="4C283F03"/>
    <w:rsid w:val="4CB67410"/>
    <w:rsid w:val="4D8813FB"/>
    <w:rsid w:val="4DAE7651"/>
    <w:rsid w:val="4DE8D3E5"/>
    <w:rsid w:val="4E7CF2AA"/>
    <w:rsid w:val="4EAD477D"/>
    <w:rsid w:val="4EC5D9A3"/>
    <w:rsid w:val="4F35F861"/>
    <w:rsid w:val="4FF309A9"/>
    <w:rsid w:val="503E423E"/>
    <w:rsid w:val="505A2F46"/>
    <w:rsid w:val="5062866B"/>
    <w:rsid w:val="5063DCE1"/>
    <w:rsid w:val="50A0EEA2"/>
    <w:rsid w:val="513DBBD8"/>
    <w:rsid w:val="515814B8"/>
    <w:rsid w:val="51981ED4"/>
    <w:rsid w:val="5199B1A9"/>
    <w:rsid w:val="51ADA90F"/>
    <w:rsid w:val="51B0EF0A"/>
    <w:rsid w:val="51F5EFB4"/>
    <w:rsid w:val="525A3B07"/>
    <w:rsid w:val="529EAEFC"/>
    <w:rsid w:val="52A3829F"/>
    <w:rsid w:val="52E9AF9D"/>
    <w:rsid w:val="52F5496D"/>
    <w:rsid w:val="53423901"/>
    <w:rsid w:val="535F72EE"/>
    <w:rsid w:val="536148BE"/>
    <w:rsid w:val="5381D351"/>
    <w:rsid w:val="53ACE9E9"/>
    <w:rsid w:val="546923F1"/>
    <w:rsid w:val="5477A0BE"/>
    <w:rsid w:val="548ABD8F"/>
    <w:rsid w:val="548B344B"/>
    <w:rsid w:val="548E0D9F"/>
    <w:rsid w:val="549020A6"/>
    <w:rsid w:val="55271DE7"/>
    <w:rsid w:val="5536FF3F"/>
    <w:rsid w:val="5543AF1C"/>
    <w:rsid w:val="558B0378"/>
    <w:rsid w:val="559F2A99"/>
    <w:rsid w:val="561560FB"/>
    <w:rsid w:val="56E0CD10"/>
    <w:rsid w:val="56F5A32E"/>
    <w:rsid w:val="570CD87E"/>
    <w:rsid w:val="5724861C"/>
    <w:rsid w:val="59095D99"/>
    <w:rsid w:val="59C69743"/>
    <w:rsid w:val="59CEF13C"/>
    <w:rsid w:val="59E06C5C"/>
    <w:rsid w:val="5A01722F"/>
    <w:rsid w:val="5A42C004"/>
    <w:rsid w:val="5A8F89D9"/>
    <w:rsid w:val="5AC7D5A7"/>
    <w:rsid w:val="5AEFD5F0"/>
    <w:rsid w:val="5B01C814"/>
    <w:rsid w:val="5BE58792"/>
    <w:rsid w:val="5C1690FB"/>
    <w:rsid w:val="5C45A4C5"/>
    <w:rsid w:val="5C7138AE"/>
    <w:rsid w:val="5C92E363"/>
    <w:rsid w:val="5CCB343C"/>
    <w:rsid w:val="5CD2A8BC"/>
    <w:rsid w:val="5D0DDD46"/>
    <w:rsid w:val="5D1A2EA9"/>
    <w:rsid w:val="5E55EB37"/>
    <w:rsid w:val="5EB57CD8"/>
    <w:rsid w:val="5EECAF7B"/>
    <w:rsid w:val="5F0C494C"/>
    <w:rsid w:val="5FA4BE53"/>
    <w:rsid w:val="5FE6B710"/>
    <w:rsid w:val="60242EA5"/>
    <w:rsid w:val="6054C31C"/>
    <w:rsid w:val="605F1CD2"/>
    <w:rsid w:val="6078674E"/>
    <w:rsid w:val="6095E8D6"/>
    <w:rsid w:val="609E9AC2"/>
    <w:rsid w:val="60BF5B61"/>
    <w:rsid w:val="60CA8A52"/>
    <w:rsid w:val="60DA2979"/>
    <w:rsid w:val="6100991E"/>
    <w:rsid w:val="6108EE55"/>
    <w:rsid w:val="61372EB2"/>
    <w:rsid w:val="6137F051"/>
    <w:rsid w:val="617B8117"/>
    <w:rsid w:val="6186611F"/>
    <w:rsid w:val="61BD5361"/>
    <w:rsid w:val="61D04DC0"/>
    <w:rsid w:val="61D4826D"/>
    <w:rsid w:val="61F7CA9D"/>
    <w:rsid w:val="620595EC"/>
    <w:rsid w:val="6341FD58"/>
    <w:rsid w:val="6357CD8E"/>
    <w:rsid w:val="636455BF"/>
    <w:rsid w:val="63A72C99"/>
    <w:rsid w:val="63ABA8F1"/>
    <w:rsid w:val="63D280B9"/>
    <w:rsid w:val="63F12B12"/>
    <w:rsid w:val="6451C6EE"/>
    <w:rsid w:val="64677033"/>
    <w:rsid w:val="6498912C"/>
    <w:rsid w:val="64B2FDBF"/>
    <w:rsid w:val="64D50E7A"/>
    <w:rsid w:val="6553DFA5"/>
    <w:rsid w:val="6586F2A2"/>
    <w:rsid w:val="659BDD63"/>
    <w:rsid w:val="659E6B14"/>
    <w:rsid w:val="65D6634F"/>
    <w:rsid w:val="66206D1D"/>
    <w:rsid w:val="668319DB"/>
    <w:rsid w:val="673F7A64"/>
    <w:rsid w:val="6776F036"/>
    <w:rsid w:val="678A7EE5"/>
    <w:rsid w:val="681470D0"/>
    <w:rsid w:val="682201B6"/>
    <w:rsid w:val="682CA772"/>
    <w:rsid w:val="684DDD55"/>
    <w:rsid w:val="6876DA8E"/>
    <w:rsid w:val="688CA123"/>
    <w:rsid w:val="69028C06"/>
    <w:rsid w:val="6915AE55"/>
    <w:rsid w:val="69C35548"/>
    <w:rsid w:val="6A1A296C"/>
    <w:rsid w:val="6A1AA0F9"/>
    <w:rsid w:val="6A21C7E5"/>
    <w:rsid w:val="6A2C3D18"/>
    <w:rsid w:val="6A417B9A"/>
    <w:rsid w:val="6A675D28"/>
    <w:rsid w:val="6AAC3048"/>
    <w:rsid w:val="6ACA4BB1"/>
    <w:rsid w:val="6B63BD2F"/>
    <w:rsid w:val="6B8246EF"/>
    <w:rsid w:val="6B889141"/>
    <w:rsid w:val="6BDE01EF"/>
    <w:rsid w:val="6BF11E83"/>
    <w:rsid w:val="6C345273"/>
    <w:rsid w:val="6CF99828"/>
    <w:rsid w:val="6D8A0CED"/>
    <w:rsid w:val="6DAA21A6"/>
    <w:rsid w:val="6DF6925E"/>
    <w:rsid w:val="6E5300B4"/>
    <w:rsid w:val="6E5472F7"/>
    <w:rsid w:val="6E6835B6"/>
    <w:rsid w:val="6E9E36DE"/>
    <w:rsid w:val="6EA4B1A7"/>
    <w:rsid w:val="6EA4D6B9"/>
    <w:rsid w:val="6EF8DBA9"/>
    <w:rsid w:val="6EFE4860"/>
    <w:rsid w:val="6F0FA237"/>
    <w:rsid w:val="6F138856"/>
    <w:rsid w:val="6F967E7C"/>
    <w:rsid w:val="7008169F"/>
    <w:rsid w:val="7044B7DF"/>
    <w:rsid w:val="704A781A"/>
    <w:rsid w:val="707EA82E"/>
    <w:rsid w:val="7087E097"/>
    <w:rsid w:val="70A8A52B"/>
    <w:rsid w:val="70B45C47"/>
    <w:rsid w:val="70D495E3"/>
    <w:rsid w:val="710105D0"/>
    <w:rsid w:val="710CC0FA"/>
    <w:rsid w:val="715D703B"/>
    <w:rsid w:val="7173986D"/>
    <w:rsid w:val="7180EFFA"/>
    <w:rsid w:val="721DBC05"/>
    <w:rsid w:val="722B1AD1"/>
    <w:rsid w:val="725D9A79"/>
    <w:rsid w:val="728F5BE3"/>
    <w:rsid w:val="729F1BFA"/>
    <w:rsid w:val="72ABD02A"/>
    <w:rsid w:val="72E7FE50"/>
    <w:rsid w:val="732122AD"/>
    <w:rsid w:val="73732074"/>
    <w:rsid w:val="73B1A769"/>
    <w:rsid w:val="73B48696"/>
    <w:rsid w:val="74609D76"/>
    <w:rsid w:val="74C2963A"/>
    <w:rsid w:val="758CA26B"/>
    <w:rsid w:val="75BBE525"/>
    <w:rsid w:val="7608D5AE"/>
    <w:rsid w:val="7648AA31"/>
    <w:rsid w:val="765A860D"/>
    <w:rsid w:val="7747C083"/>
    <w:rsid w:val="7841C845"/>
    <w:rsid w:val="784DB161"/>
    <w:rsid w:val="785F3ED4"/>
    <w:rsid w:val="7894F9AB"/>
    <w:rsid w:val="78BB9B22"/>
    <w:rsid w:val="78BC386C"/>
    <w:rsid w:val="7933C6ED"/>
    <w:rsid w:val="799F784B"/>
    <w:rsid w:val="79A3F6D1"/>
    <w:rsid w:val="79CFE0A4"/>
    <w:rsid w:val="79DCA0A2"/>
    <w:rsid w:val="7A0D12AE"/>
    <w:rsid w:val="7A640F8B"/>
    <w:rsid w:val="7A91E55F"/>
    <w:rsid w:val="7AD97D4A"/>
    <w:rsid w:val="7AEA375C"/>
    <w:rsid w:val="7AF483E4"/>
    <w:rsid w:val="7B018EE0"/>
    <w:rsid w:val="7B849727"/>
    <w:rsid w:val="7B979B55"/>
    <w:rsid w:val="7C66909A"/>
    <w:rsid w:val="7C7A4942"/>
    <w:rsid w:val="7CC01F47"/>
    <w:rsid w:val="7D8E631A"/>
    <w:rsid w:val="7E29FC5B"/>
    <w:rsid w:val="7E5BA558"/>
    <w:rsid w:val="7E9B8363"/>
    <w:rsid w:val="7E9CCEF7"/>
    <w:rsid w:val="7EB478E5"/>
    <w:rsid w:val="7ED57397"/>
    <w:rsid w:val="7F10243B"/>
    <w:rsid w:val="7F1741F0"/>
    <w:rsid w:val="7F947665"/>
    <w:rsid w:val="7FC6080F"/>
    <w:rsid w:val="7FD4A661"/>
    <w:rsid w:val="7FD4FC76"/>
    <w:rsid w:val="7FE9D93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737E0628-AC39-40C9-AD7B-4A7EC429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463DD0BC"/>
    <w:pPr>
      <w:spacing w:before="36" w:after="36"/>
    </w:pPr>
    <w:rPr>
      <w:sz w:val="24"/>
      <w:szCs w:val="24"/>
      <w:lang w:val="en-US"/>
    </w:rPr>
  </w:style>
  <w:style w:type="paragraph" w:styleId="Bibliography">
    <w:name w:val="Bibliography"/>
    <w:basedOn w:val="Normal"/>
    <w:next w:val="Normal"/>
    <w:uiPriority w:val="37"/>
    <w:unhideWhenUsed/>
    <w:rsid w:val="00AF3E56"/>
    <w:pPr>
      <w:spacing w:after="0" w:line="480" w:lineRule="auto"/>
      <w:ind w:left="720" w:hanging="720"/>
    </w:pPr>
  </w:style>
  <w:style w:type="paragraph" w:styleId="Quote">
    <w:name w:val="Quote"/>
    <w:basedOn w:val="Normal"/>
    <w:next w:val="Normal"/>
    <w:uiPriority w:val="29"/>
    <w:qFormat/>
    <w:rsid w:val="11CF9DED"/>
    <w:pPr>
      <w:spacing w:before="160"/>
      <w:jc w:val="center"/>
    </w:pPr>
    <w:rPr>
      <w:i/>
      <w:iCs/>
      <w:color w:val="404040" w:themeColor="text1" w:themeTint="BF"/>
    </w:rPr>
  </w:style>
  <w:style w:type="paragraph" w:styleId="Title">
    <w:name w:val="Title"/>
    <w:basedOn w:val="Normal"/>
    <w:next w:val="Normal"/>
    <w:link w:val="TitleChar"/>
    <w:uiPriority w:val="10"/>
    <w:qFormat/>
    <w:rsid w:val="007010FB"/>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10FB"/>
    <w:rPr>
      <w:rFonts w:asciiTheme="majorHAnsi" w:hAnsiTheme="majorHAnsi" w:eastAsiaTheme="majorEastAsia" w:cstheme="majorBidi"/>
      <w:spacing w:val="-10"/>
      <w:kern w:val="28"/>
      <w:sz w:val="56"/>
      <w:szCs w:val="5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twu.idm.oclc.org/login?url=https://search.ebscohost.com/login.aspx?direct=true&amp;db=eric&amp;AN=EJ1315405&amp;site=eds-live&amp;scope=site" TargetMode="External" Id="rId26" /><Relationship Type="http://schemas.openxmlformats.org/officeDocument/2006/relationships/customXml" Target="../customXml/item3.xml" Id="rId3" /><Relationship Type="http://schemas.openxmlformats.org/officeDocument/2006/relationships/hyperlink" Target="https://centerforappreciativeinquiry.net/resources/the-generic-processes-of-appreciative-inquiry-5ds/" TargetMode="External" Id="rId21" /><Relationship Type="http://schemas.openxmlformats.org/officeDocument/2006/relationships/theme" Target="theme/theme1.xml" Id="rId34" /><Relationship Type="http://schemas.openxmlformats.org/officeDocument/2006/relationships/webSettings" Target="webSettings.xml" Id="rId7" /><Relationship Type="http://schemas.microsoft.com/office/2011/relationships/people" Target="people.xml" Id="rId3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yperlink" Target="https://positivepsychology.com/appreciative-inquiry-questions/" TargetMode="External" Id="rId23" /><Relationship Type="http://schemas.microsoft.com/office/2020/10/relationships/intelligence" Target="intelligence2.xml" Id="rId36" /><Relationship Type="http://schemas.openxmlformats.org/officeDocument/2006/relationships/footer" Target="footer1.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hyperlink" Target="https://twu.idm.oclc.org/login?url=https://search.ebscohost.com/login.aspx?direct=true&amp;db=edselp&amp;AN=S0268401225000416&amp;site=eds-live&amp;scope=site" TargetMode="External" Id="rId27" /><Relationship Type="http://schemas.openxmlformats.org/officeDocument/2006/relationships/header" Target="header1.xml" Id="rId30" /><Relationship Type="http://schemas.microsoft.com/office/2019/05/relationships/documenttasks" Target="documenttasks/documenttasks1.xml" Id="rId35" /><Relationship Type="http://schemas.openxmlformats.org/officeDocument/2006/relationships/footnotes" Target="footnotes.xml" Id="rId8" /><Relationship Type="http://schemas.openxmlformats.org/officeDocument/2006/relationships/hyperlink" Target="https://www.youtube.com/watch?v=ikGVWEvUzNM" TargetMode="External" Id="Rec280650d5c8485d" /><Relationship Type="http://schemas.openxmlformats.org/officeDocument/2006/relationships/hyperlink" Target="https://www.youtube.com/watch?v=QUQsqBqxoR4" TargetMode="External" Id="R62a0aa2d44dd40d7" /><Relationship Type="http://schemas.openxmlformats.org/officeDocument/2006/relationships/hyperlink" Target="https://centerforappreciativeinquiry.net/resources/what-is-appreciative-inquiry-ai/" TargetMode="External" Id="Rdebbf6deacb344fe" /><Relationship Type="http://schemas.openxmlformats.org/officeDocument/2006/relationships/hyperlink" Target="https://www.liberatingstructures.com/5-appreciative-interviews-ai/" TargetMode="External" Id="Rb303c6647ab147c1" /><Relationship Type="http://schemas.openxmlformats.org/officeDocument/2006/relationships/hyperlink" Target="https://www.youtube.com/watch?v=ikGVWEvUzNM" TargetMode="External" Id="R0f42c1b5a7ea4ce8" /><Relationship Type="http://schemas.openxmlformats.org/officeDocument/2006/relationships/hyperlink" Target="https://youtu.be/QUQsqBqxoR4" TargetMode="External" Id="R383fd84de49b498b" /><Relationship Type="http://schemas.openxmlformats.org/officeDocument/2006/relationships/hyperlink" Target="https://www.liberatingstructures.com/home/" TargetMode="External" Id="R106723ace221480a" /><Relationship Type="http://schemas.openxmlformats.org/officeDocument/2006/relationships/hyperlink" Target="https://drive.google.com/file/d/1oTJ7kmHDut0eBb4eK3lpJJHhO5bsb7Sz/view" TargetMode="External" Id="R66b0469fbe7d4512" /><Relationship Type="http://schemas.openxmlformats.org/officeDocument/2006/relationships/hyperlink" Target="https://appreciativeinquiry.champlain.edu/about-appreciative-inquiry/" TargetMode="External" Id="Rd290546a9da8491f"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customXml/itemProps2.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3.xml><?xml version="1.0" encoding="utf-8"?>
<ds:datastoreItem xmlns:ds="http://schemas.openxmlformats.org/officeDocument/2006/customXml" ds:itemID="{D0EA15BE-8562-47A1-A650-A390A814EF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50</revision>
  <dcterms:created xsi:type="dcterms:W3CDTF">2026-01-09T14:39:00.0000000Z</dcterms:created>
  <dcterms:modified xsi:type="dcterms:W3CDTF">2026-01-15T21:27:36.8998459Z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y fmtid="{D5CDD505-2E9C-101B-9397-08002B2CF9AE}" pid="4" name="ZOTERO_PREF_1">
    <vt:lpwstr>&lt;data data-version="3" zotero-version="7.0.15"&gt;&lt;session id="oHiyHMAS"/&gt;&lt;style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