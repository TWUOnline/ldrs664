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84737" w:rsidR="00E7579E" w:rsidP="7CF37283" w:rsidRDefault="449C45F4" w14:paraId="11397AFD" w14:textId="0A9A504F">
      <w:pPr>
        <w:pStyle w:val="Heading1"/>
      </w:pPr>
      <w:r w:rsidR="449C45F4">
        <w:rPr/>
        <w:t>Ways of Knowing</w:t>
      </w:r>
      <w:r w:rsidR="634E19A0">
        <w:rPr/>
        <w:t>: Integrating Humanity into your Teaching</w:t>
      </w:r>
    </w:p>
    <w:p w:rsidRPr="00384737" w:rsidR="5D4DD149" w:rsidP="7CF37283" w:rsidRDefault="00E7579E" w14:paraId="1F8A801F" w14:textId="50E87038">
      <w:pPr>
        <w:pStyle w:val="Heading2"/>
      </w:pPr>
      <w:r w:rsidR="00E7579E">
        <w:rPr/>
        <w:t>Overview</w:t>
      </w:r>
      <w:r w:rsidR="00A8657D">
        <w:rPr/>
        <w:t xml:space="preserve"> </w:t>
      </w:r>
    </w:p>
    <w:p w:rsidRPr="00402813" w:rsidR="73469F40" w:rsidP="00402813" w:rsidRDefault="73469F40" w14:paraId="0B90BCA8" w14:textId="306716CD">
      <w:pPr>
        <w:spacing w:after="120" w:line="240" w:lineRule="auto"/>
      </w:pPr>
      <w:r w:rsidR="73469F40">
        <w:rPr/>
        <w:t xml:space="preserve">In this unit, </w:t>
      </w:r>
      <w:r w:rsidR="73469F40">
        <w:rPr/>
        <w:t>we</w:t>
      </w:r>
      <w:r w:rsidR="73469F40">
        <w:rPr/>
        <w:t xml:space="preserve"> will consider how to create authentic learning spaces that invite, support, and honour a wide range of ways of knowing. In our undergraduate and graduate programs, Trinity Western University has developed a curriculum based on the </w:t>
      </w:r>
      <w:r w:rsidR="2F8E92F1">
        <w:rPr/>
        <w:t xml:space="preserve">foundational idea that humans learn and know in </w:t>
      </w:r>
      <w:r w:rsidR="2F8E92F1">
        <w:rPr/>
        <w:t>different ways</w:t>
      </w:r>
      <w:r w:rsidR="2F8E92F1">
        <w:rPr/>
        <w:t xml:space="preserve">. We know, for example, that there are some things we will know through scientific investigation – the same way that we understand that there are some things we may </w:t>
      </w:r>
      <w:r w:rsidR="7B4A5031">
        <w:rPr/>
        <w:t xml:space="preserve">know best through art or poetry. </w:t>
      </w:r>
      <w:r w:rsidR="3C7A317F">
        <w:rPr/>
        <w:t xml:space="preserve">If you want to know more about TWU Ways of Knowing, explore </w:t>
      </w:r>
      <w:ins w:author="Ran Kang" w:date="2025-08-29T22:08:00Z" w:id="1111263563">
        <w:r>
          <w:fldChar w:fldCharType="begin"/>
        </w:r>
      </w:ins>
      <w:r>
        <w:instrText xml:space="preserve">HYPERLINK "https://www.twu.ca/about-us/liberal-arts-core/core-ways-knowing" </w:instrText>
      </w:r>
      <w:ins w:author="Ran Kang" w:date="2025-08-29T22:08:00Z" w:id="889828541">
        <w:r>
          <w:fldChar w:fldCharType="separate"/>
        </w:r>
      </w:ins>
      <w:r w:rsidRPr="7CC7C663" w:rsidR="3C7A317F">
        <w:rPr>
          <w:rStyle w:val="Hyperlink"/>
        </w:rPr>
        <w:t xml:space="preserve">Core Ways </w:t>
      </w:r>
      <w:r w:rsidRPr="7CC7C663" w:rsidR="003F4305">
        <w:rPr>
          <w:rStyle w:val="Hyperlink"/>
        </w:rPr>
        <w:t>of</w:t>
      </w:r>
      <w:r w:rsidRPr="7CC7C663" w:rsidR="3C7A317F">
        <w:rPr>
          <w:rStyle w:val="Hyperlink"/>
        </w:rPr>
        <w:t xml:space="preserve"> Knowing</w:t>
      </w:r>
      <w:ins w:author="Ran Kang" w:date="2025-08-29T22:08:00Z" w:id="997589953">
        <w:r>
          <w:fldChar w:fldCharType="end"/>
        </w:r>
      </w:ins>
      <w:r w:rsidR="3C7A317F">
        <w:rPr/>
        <w:t xml:space="preserve"> (</w:t>
      </w:r>
      <w:r w:rsidR="0DDA343B">
        <w:rPr/>
        <w:t xml:space="preserve">TWU, </w:t>
      </w:r>
      <w:r w:rsidR="3C7A317F">
        <w:rPr/>
        <w:t>n.d.)</w:t>
      </w:r>
    </w:p>
    <w:p w:rsidRPr="00402813" w:rsidR="7B4A5031" w:rsidP="00402813" w:rsidRDefault="7B4A5031" w14:paraId="6E1E4F00" w14:textId="2FE44029">
      <w:pPr>
        <w:spacing w:after="120" w:line="240" w:lineRule="auto"/>
      </w:pPr>
      <w:r w:rsidR="7B4A5031">
        <w:rPr/>
        <w:t>As you approach your role as teacher, facilitator, or coach, you may find that it</w:t>
      </w:r>
      <w:r w:rsidR="001C0119">
        <w:rPr/>
        <w:t xml:space="preserve"> </w:t>
      </w:r>
      <w:r w:rsidR="004D3BCB">
        <w:rPr/>
        <w:t>is</w:t>
      </w:r>
      <w:r w:rsidR="7B4A5031">
        <w:rPr/>
        <w:t xml:space="preserve"> helpful to design learning experiences with these ways of knowing in mind. </w:t>
      </w:r>
    </w:p>
    <w:p w:rsidRPr="004D3BCB" w:rsidR="60F06E9F" w:rsidP="00402813" w:rsidRDefault="60F06E9F" w14:paraId="4ED4E33D" w14:textId="3E43E490">
      <w:pPr>
        <w:spacing w:after="120" w:line="240" w:lineRule="auto"/>
        <w:rPr>
          <w:rFonts w:ascii="Aptos" w:hAnsi="Aptos" w:eastAsia="Aptos" w:cs="Aptos"/>
          <w:color w:val="000000" w:themeColor="text1"/>
          <w:sz w:val="24"/>
          <w:szCs w:val="24"/>
          <w:rPrChange w:author="" w16du:dateUtc="2026-01-09T21:07:00Z" w:id="1383103387">
            <w:rPr>
              <w:rFonts w:ascii="Aptos" w:hAnsi="Aptos" w:eastAsia="Aptos" w:cs="Aptos"/>
              <w:b/>
              <w:bCs/>
              <w:color w:val="000000" w:themeColor="text1"/>
              <w:sz w:val="24"/>
              <w:szCs w:val="24"/>
            </w:rPr>
          </w:rPrChange>
        </w:rPr>
      </w:pPr>
      <w:r w:rsidR="60F06E9F">
        <w:rPr/>
        <w:t>Unit 7 focuses on two guiding questions:</w:t>
      </w:r>
    </w:p>
    <w:p w:rsidRPr="00402813" w:rsidR="60F06E9F" w:rsidP="00402813" w:rsidRDefault="60F06E9F" w14:paraId="1305B44F" w14:textId="32B93A69">
      <w:pPr>
        <w:pStyle w:val="ListParagraph"/>
        <w:numPr>
          <w:ilvl w:val="0"/>
          <w:numId w:val="20"/>
        </w:numPr>
        <w:spacing w:after="120" w:line="240" w:lineRule="auto"/>
        <w:rPr>
          <w:rFonts w:ascii="Aptos" w:hAnsi="Aptos" w:eastAsia="Aptos" w:cs="Aptos"/>
          <w:color w:val="000000" w:themeColor="text1"/>
        </w:rPr>
      </w:pPr>
      <w:r w:rsidRPr="00402813">
        <w:t xml:space="preserve">How can we incorporate </w:t>
      </w:r>
      <w:r w:rsidRPr="00402813" w:rsidR="2884B55E">
        <w:t>diverse ways</w:t>
      </w:r>
      <w:r w:rsidRPr="00402813">
        <w:t xml:space="preserve"> of </w:t>
      </w:r>
      <w:bookmarkStart w:name="_Int_ebG6oLOb" w:id="15"/>
      <w:r w:rsidRPr="00402813">
        <w:t>knowing</w:t>
      </w:r>
      <w:r w:rsidRPr="00402813" w:rsidR="61CA12F7">
        <w:t xml:space="preserve"> into</w:t>
      </w:r>
      <w:bookmarkEnd w:id="15"/>
      <w:r w:rsidRPr="00402813" w:rsidR="61CA12F7">
        <w:t xml:space="preserve"> the learning communities we create</w:t>
      </w:r>
      <w:r w:rsidRPr="00402813">
        <w:t>?</w:t>
      </w:r>
    </w:p>
    <w:p w:rsidRPr="00402813" w:rsidR="60F06E9F" w:rsidP="00402813" w:rsidRDefault="60F06E9F" w14:paraId="3C9A9B68" w14:textId="301F2B60">
      <w:pPr>
        <w:pStyle w:val="ListParagraph"/>
        <w:numPr>
          <w:ilvl w:val="0"/>
          <w:numId w:val="20"/>
        </w:numPr>
        <w:spacing w:after="120" w:line="240" w:lineRule="auto"/>
      </w:pPr>
      <w:r w:rsidRPr="00402813">
        <w:t xml:space="preserve">How can I </w:t>
      </w:r>
      <w:r w:rsidRPr="00402813" w:rsidR="2051D993">
        <w:t>support student motivation?</w:t>
      </w:r>
    </w:p>
    <w:p w:rsidRPr="00402813" w:rsidR="5D6999E4" w:rsidP="00402813" w:rsidRDefault="5D6999E4" w14:paraId="1A7C7D37" w14:textId="0A9D31B9">
      <w:pPr>
        <w:spacing w:after="120" w:line="240" w:lineRule="auto"/>
      </w:pPr>
    </w:p>
    <w:p w:rsidRPr="004D3BCB" w:rsidR="00A96AAC" w:rsidP="7CF37283" w:rsidRDefault="00A96AAC" w14:paraId="43431217" w14:textId="27B18F4A">
      <w:pPr>
        <w:pStyle w:val="Heading3"/>
      </w:pPr>
      <w:r w:rsidR="00A96AAC">
        <w:rPr/>
        <w:t>Topics</w:t>
      </w:r>
      <w:r w:rsidR="003150D0">
        <w:rPr/>
        <w:t xml:space="preserve"> </w:t>
      </w:r>
    </w:p>
    <w:p w:rsidRPr="00402813" w:rsidR="00A96AAC" w:rsidP="00402813" w:rsidRDefault="00A96AAC" w14:paraId="7F19E6DD" w14:textId="77777777">
      <w:pPr>
        <w:spacing w:after="120" w:line="240" w:lineRule="auto"/>
      </w:pPr>
      <w:r w:rsidRPr="00402813">
        <w:t>This unit is divided into the following topics:</w:t>
      </w:r>
    </w:p>
    <w:p w:rsidRPr="00402813" w:rsidR="6FF745AD" w:rsidP="00402813" w:rsidRDefault="28F2E961" w14:paraId="1984B6E7" w14:textId="67BB1D0B">
      <w:pPr>
        <w:pStyle w:val="ListParagraph"/>
        <w:numPr>
          <w:ilvl w:val="0"/>
          <w:numId w:val="2"/>
        </w:numPr>
        <w:spacing w:after="120" w:line="240" w:lineRule="auto"/>
      </w:pPr>
      <w:r w:rsidRPr="00402813">
        <w:t>Ways of Knowing</w:t>
      </w:r>
    </w:p>
    <w:p w:rsidRPr="00402813" w:rsidR="6FF745AD" w:rsidP="00402813" w:rsidRDefault="5EBBBE28" w14:paraId="3D27DD9B" w14:textId="3E6844D5">
      <w:pPr>
        <w:pStyle w:val="ListParagraph"/>
        <w:numPr>
          <w:ilvl w:val="0"/>
          <w:numId w:val="2"/>
        </w:numPr>
        <w:spacing w:after="120" w:line="240" w:lineRule="auto"/>
      </w:pPr>
      <w:r w:rsidRPr="00402813">
        <w:t>The Adult Educator as Servant Leaders</w:t>
      </w:r>
    </w:p>
    <w:p w:rsidRPr="004D3BCB" w:rsidR="00A96AAC" w:rsidP="7CF37283" w:rsidRDefault="002128D5" w14:paraId="39B954B3" w14:textId="50F696EF">
      <w:pPr>
        <w:pStyle w:val="Heading3"/>
      </w:pPr>
      <w:r w:rsidR="002128D5">
        <w:rPr/>
        <w:t xml:space="preserve">Unit </w:t>
      </w:r>
      <w:r w:rsidR="00A96AAC">
        <w:rPr/>
        <w:t>Learning Outcomes</w:t>
      </w:r>
      <w:r w:rsidR="003150D0">
        <w:rPr/>
        <w:t xml:space="preserve"> </w:t>
      </w:r>
    </w:p>
    <w:p w:rsidRPr="00402813" w:rsidR="00A96AAC" w:rsidP="00402813" w:rsidRDefault="00A96AAC" w14:paraId="15F322C8" w14:textId="09A94241">
      <w:pPr>
        <w:spacing w:after="120" w:line="240" w:lineRule="auto"/>
      </w:pPr>
      <w:r w:rsidRPr="00402813">
        <w:t xml:space="preserve">When you have completed this unit, you </w:t>
      </w:r>
      <w:r w:rsidRPr="00402813" w:rsidR="6357CD8E">
        <w:t xml:space="preserve">will </w:t>
      </w:r>
      <w:r w:rsidRPr="00402813">
        <w:t>be able to:</w:t>
      </w:r>
    </w:p>
    <w:p w:rsidRPr="00402813" w:rsidR="71F46527" w:rsidP="00402813" w:rsidRDefault="71F46527" w14:paraId="14E31651" w14:textId="236D83C7">
      <w:pPr>
        <w:pStyle w:val="ListParagraph"/>
        <w:numPr>
          <w:ilvl w:val="0"/>
          <w:numId w:val="23"/>
        </w:numPr>
        <w:spacing w:after="120" w:line="240" w:lineRule="auto"/>
        <w:rPr/>
      </w:pPr>
      <w:r w:rsidR="004D3BCB">
        <w:rPr/>
        <w:t>c</w:t>
      </w:r>
      <w:r w:rsidR="71F46527">
        <w:rPr/>
        <w:t>reate a learning experience that integrates diverse ways of knowing</w:t>
      </w:r>
      <w:r w:rsidR="004D3BCB">
        <w:rPr/>
        <w:t>.</w:t>
      </w:r>
      <w:r w:rsidR="71F46527">
        <w:rPr/>
        <w:t xml:space="preserve"> </w:t>
      </w:r>
    </w:p>
    <w:p w:rsidRPr="00402813" w:rsidR="71F46527" w:rsidP="00402813" w:rsidRDefault="71F46527" w14:paraId="4E6D5B80" w14:textId="681CBBA0">
      <w:pPr>
        <w:pStyle w:val="ListParagraph"/>
        <w:numPr>
          <w:ilvl w:val="0"/>
          <w:numId w:val="23"/>
        </w:numPr>
        <w:spacing w:after="120" w:line="240" w:lineRule="auto"/>
        <w:rPr/>
      </w:pPr>
      <w:r w:rsidR="004D3BCB">
        <w:rPr/>
        <w:t>d</w:t>
      </w:r>
      <w:r w:rsidR="71F46527">
        <w:rPr/>
        <w:t>esign learning experiences that support learner motivation</w:t>
      </w:r>
      <w:r w:rsidR="004D3BCB">
        <w:rPr/>
        <w:t>.</w:t>
      </w:r>
      <w:r w:rsidR="71F46527">
        <w:rPr/>
        <w:t xml:space="preserve"> </w:t>
      </w:r>
    </w:p>
    <w:p w:rsidRPr="001752D4" w:rsidR="00A96AAC" w:rsidP="7CF37283" w:rsidRDefault="00D543F5" w14:paraId="1074B414" w14:textId="230B099C">
      <w:pPr>
        <w:pStyle w:val="Heading3"/>
      </w:pPr>
      <w:r w:rsidR="00D543F5">
        <w:rPr/>
        <w:t>Learning</w:t>
      </w:r>
      <w:r w:rsidR="002128D5">
        <w:rPr/>
        <w:t xml:space="preserve"> </w:t>
      </w:r>
      <w:r w:rsidR="00A96AAC">
        <w:rPr/>
        <w:t>Activit</w:t>
      </w:r>
      <w:r w:rsidR="002128D5">
        <w:rPr/>
        <w:t>ies</w:t>
      </w:r>
      <w:r w:rsidR="003150D0">
        <w:rPr/>
        <w:t xml:space="preserve"> </w:t>
      </w:r>
    </w:p>
    <w:p w:rsidRPr="00402813" w:rsidR="00A96AAC" w:rsidP="00402813" w:rsidRDefault="04DEED8B" w14:paraId="19316F0F" w14:textId="5910C74F">
      <w:pPr>
        <w:spacing w:after="120" w:line="240" w:lineRule="auto"/>
      </w:pPr>
      <w:r w:rsidR="04DEED8B">
        <w:rPr/>
        <w:t xml:space="preserve">Here is a list of learning activities </w:t>
      </w:r>
      <w:r w:rsidR="476ECEB2">
        <w:rPr/>
        <w:t>that</w:t>
      </w:r>
      <w:r w:rsidR="04DEED8B">
        <w:rPr/>
        <w:t xml:space="preserve"> will </w:t>
      </w:r>
      <w:r w:rsidR="04DEED8B">
        <w:rPr/>
        <w:t>benefit</w:t>
      </w:r>
      <w:r w:rsidR="04DEED8B">
        <w:rPr/>
        <w:t xml:space="preserve"> </w:t>
      </w:r>
      <w:r w:rsidR="476ECEB2">
        <w:rPr/>
        <w:t>you</w:t>
      </w:r>
      <w:r w:rsidR="04DEED8B">
        <w:rPr/>
        <w:t xml:space="preserve"> in completing </w:t>
      </w:r>
      <w:r w:rsidRPr="7CF37283" w:rsidR="04DEED8B">
        <w:rPr>
          <w:rFonts w:ascii="Calibri" w:hAnsi="Calibri" w:eastAsia="Times New Roman" w:cs="Times New Roman"/>
        </w:rPr>
        <w:t>this unit</w:t>
      </w:r>
      <w:r w:rsidR="04DEED8B">
        <w:rPr/>
        <w:t xml:space="preserve">. You may find it useful for planning your work. </w:t>
      </w:r>
    </w:p>
    <w:p w:rsidRPr="00402813" w:rsidR="05CAB1B7" w:rsidP="00402813" w:rsidRDefault="05CAB1B7" w14:paraId="64F25D45" w14:textId="62CA7DC9">
      <w:pPr>
        <w:pStyle w:val="ListParagraph"/>
        <w:numPr>
          <w:ilvl w:val="0"/>
          <w:numId w:val="3"/>
        </w:numPr>
        <w:spacing w:after="120" w:line="240" w:lineRule="auto"/>
      </w:pPr>
      <w:r w:rsidRPr="00402813">
        <w:t>Design an in-class learning experience or assignment that integrates one of TWU's Core Ways of Knowing.</w:t>
      </w:r>
    </w:p>
    <w:p w:rsidRPr="00402813" w:rsidR="05CAB1B7" w:rsidP="00402813" w:rsidRDefault="05CAB1B7" w14:paraId="0A47B716" w14:textId="307B9EA8">
      <w:pPr>
        <w:pStyle w:val="ListParagraph"/>
        <w:numPr>
          <w:ilvl w:val="0"/>
          <w:numId w:val="3"/>
        </w:numPr>
        <w:spacing w:after="120" w:line="240" w:lineRule="auto"/>
        <w:rPr/>
      </w:pPr>
      <w:r w:rsidR="05CAB1B7">
        <w:rPr/>
        <w:t xml:space="preserve">Watch “Servant Leadership: How a Jar Can Change the Way You Lead and Serve” (TEDx Talks, 2017) and share your reflections in the </w:t>
      </w:r>
      <w:r w:rsidR="00BA5F7B">
        <w:rPr/>
        <w:t>l</w:t>
      </w:r>
      <w:r w:rsidR="05CAB1B7">
        <w:rPr/>
        <w:t xml:space="preserve">earning </w:t>
      </w:r>
      <w:r w:rsidR="00BA5F7B">
        <w:rPr/>
        <w:t>c</w:t>
      </w:r>
      <w:r w:rsidR="05CAB1B7">
        <w:rPr/>
        <w:t>ommunity.</w:t>
      </w:r>
    </w:p>
    <w:p w:rsidRPr="00402813" w:rsidR="51981ED4" w:rsidP="00402813" w:rsidRDefault="40D76EEA" w14:paraId="3147AB3F" w14:textId="171C4445">
      <w:pPr>
        <w:pStyle w:val="NoteCallout"/>
        <w:spacing w:after="120" w:line="240" w:lineRule="auto"/>
        <w:rPr>
          <w:rFonts w:ascii="Aptos" w:hAnsi="Aptos" w:eastAsia="Aptos" w:cs="Aptos"/>
          <w:i w:val="0"/>
          <w:color w:val="000000" w:themeColor="text1"/>
        </w:rPr>
      </w:pPr>
      <w:r w:rsidRPr="00402813">
        <w:t xml:space="preserve">Note: Working through </w:t>
      </w:r>
      <w:r w:rsidRPr="00402813" w:rsidR="63ABA8F1">
        <w:t>learning</w:t>
      </w:r>
      <w:r w:rsidRPr="00402813">
        <w:t xml:space="preserve"> activities will help you to meet the learning outcomes and successfully complete your assessments.</w:t>
      </w:r>
    </w:p>
    <w:p w:rsidRPr="00BA5F7B" w:rsidR="005F275C" w:rsidP="7CF37283" w:rsidRDefault="005F275C" w14:paraId="73142F85" w14:textId="3F221590">
      <w:pPr>
        <w:pStyle w:val="Heading3"/>
      </w:pPr>
      <w:r w:rsidR="005F275C">
        <w:rPr/>
        <w:t>Assessment</w:t>
      </w:r>
      <w:r w:rsidR="00F00D1E">
        <w:rPr/>
        <w:t xml:space="preserve"> </w:t>
      </w:r>
    </w:p>
    <w:p w:rsidR="00BA5F7B" w:rsidP="00402813" w:rsidRDefault="61F7CA9D" w14:paraId="651B77DD" w14:textId="77777777">
      <w:pPr>
        <w:spacing w:after="120" w:line="240" w:lineRule="auto"/>
      </w:pPr>
      <w:r w:rsidR="61F7CA9D">
        <w:rPr/>
        <w:t>See</w:t>
      </w:r>
      <w:r w:rsidR="5FA4BE53">
        <w:rPr/>
        <w:t xml:space="preserve"> the Assessment section in Moodle for assignment details. </w:t>
      </w:r>
    </w:p>
    <w:p w:rsidRPr="00402813" w:rsidR="00A96AAC" w:rsidP="7CF37283" w:rsidRDefault="00A96AAC" w14:paraId="7343A40D" w14:textId="1280752A">
      <w:pPr>
        <w:pStyle w:val="Heading3"/>
      </w:pPr>
      <w:r w:rsidR="00A96AAC">
        <w:rPr/>
        <w:t>Resources</w:t>
      </w:r>
      <w:r w:rsidR="003150D0">
        <w:rPr/>
        <w:t xml:space="preserve"> </w:t>
      </w:r>
    </w:p>
    <w:p w:rsidRPr="00402813" w:rsidR="00A96AAC" w:rsidP="00402813" w:rsidRDefault="00A96AAC" w14:paraId="04F97E03" w14:textId="77777777">
      <w:pPr>
        <w:pStyle w:val="NormalWeb"/>
        <w:spacing w:before="0" w:beforeAutospacing="0" w:after="120" w:afterAutospacing="0"/>
        <w:rPr>
          <w:rFonts w:ascii="Calibri" w:hAnsi="Calibri" w:cs="Calibri"/>
          <w:color w:val="24292E"/>
          <w:sz w:val="22"/>
          <w:szCs w:val="22"/>
        </w:rPr>
      </w:pPr>
      <w:r w:rsidRPr="00402813">
        <w:rPr>
          <w:rFonts w:ascii="Calibri" w:hAnsi="Calibri" w:cs="Calibri"/>
          <w:color w:val="24292E"/>
          <w:sz w:val="22"/>
          <w:szCs w:val="22"/>
        </w:rPr>
        <w:t>Here are the resources you will need to complete this unit.</w:t>
      </w:r>
    </w:p>
    <w:p w:rsidRPr="00402813" w:rsidR="7B478461" w:rsidP="7CF37283" w:rsidRDefault="7B478461" w14:paraId="224DCF44" w14:textId="59948309">
      <w:pPr>
        <w:pStyle w:val="NormalWeb"/>
        <w:numPr>
          <w:ilvl w:val="0"/>
          <w:numId w:val="27"/>
        </w:numPr>
        <w:spacing w:before="0" w:beforeAutospacing="off" w:after="120" w:afterAutospacing="off"/>
        <w:rPr/>
      </w:pPr>
      <w:r w:rsidRPr="7CF37283" w:rsidR="7B478461">
        <w:rPr>
          <w:rFonts w:ascii="Calibri" w:hAnsi="Calibri" w:eastAsia="Calibri" w:cs="Calibri"/>
          <w:color w:val="24292E"/>
          <w:sz w:val="22"/>
          <w:szCs w:val="22"/>
        </w:rPr>
        <w:t xml:space="preserve">Wheatly, M. (2023). </w:t>
      </w:r>
      <w:hyperlink r:id="R12b5387831b44814">
        <w:r w:rsidRPr="7CF37283" w:rsidR="7B478461">
          <w:rPr>
            <w:rStyle w:val="Hyperlink"/>
            <w:rFonts w:ascii="Calibri" w:hAnsi="Calibri" w:eastAsia="Calibri" w:cs="Calibri"/>
            <w:i w:val="1"/>
            <w:iCs w:val="1"/>
            <w:sz w:val="22"/>
            <w:szCs w:val="22"/>
          </w:rPr>
          <w:t xml:space="preserve">Who </w:t>
        </w:r>
        <w:r w:rsidRPr="7CF37283" w:rsidR="00BA57AE">
          <w:rPr>
            <w:rStyle w:val="Hyperlink"/>
            <w:rFonts w:ascii="Calibri" w:hAnsi="Calibri" w:eastAsia="Calibri" w:cs="Calibri"/>
            <w:i w:val="1"/>
            <w:iCs w:val="1"/>
            <w:sz w:val="22"/>
            <w:szCs w:val="22"/>
          </w:rPr>
          <w:t>d</w:t>
        </w:r>
        <w:r w:rsidRPr="7CF37283" w:rsidR="7B478461">
          <w:rPr>
            <w:rStyle w:val="Hyperlink"/>
            <w:rFonts w:ascii="Calibri" w:hAnsi="Calibri" w:eastAsia="Calibri" w:cs="Calibri"/>
            <w:i w:val="1"/>
            <w:iCs w:val="1"/>
            <w:sz w:val="22"/>
            <w:szCs w:val="22"/>
          </w:rPr>
          <w:t xml:space="preserve">o </w:t>
        </w:r>
        <w:r w:rsidRPr="7CF37283" w:rsidR="00BA57AE">
          <w:rPr>
            <w:rStyle w:val="Hyperlink"/>
            <w:rFonts w:ascii="Calibri" w:hAnsi="Calibri" w:eastAsia="Calibri" w:cs="Calibri"/>
            <w:i w:val="1"/>
            <w:iCs w:val="1"/>
            <w:sz w:val="22"/>
            <w:szCs w:val="22"/>
          </w:rPr>
          <w:t>w</w:t>
        </w:r>
        <w:r w:rsidRPr="7CF37283" w:rsidR="7B478461">
          <w:rPr>
            <w:rStyle w:val="Hyperlink"/>
            <w:rFonts w:ascii="Calibri" w:hAnsi="Calibri" w:eastAsia="Calibri" w:cs="Calibri"/>
            <w:i w:val="1"/>
            <w:iCs w:val="1"/>
            <w:sz w:val="22"/>
            <w:szCs w:val="22"/>
          </w:rPr>
          <w:t xml:space="preserve">e </w:t>
        </w:r>
        <w:r w:rsidRPr="7CF37283" w:rsidR="00BA57AE">
          <w:rPr>
            <w:rStyle w:val="Hyperlink"/>
            <w:rFonts w:ascii="Calibri" w:hAnsi="Calibri" w:eastAsia="Calibri" w:cs="Calibri"/>
            <w:i w:val="1"/>
            <w:iCs w:val="1"/>
            <w:sz w:val="22"/>
            <w:szCs w:val="22"/>
          </w:rPr>
          <w:t>c</w:t>
        </w:r>
        <w:r w:rsidRPr="7CF37283" w:rsidR="7B478461">
          <w:rPr>
            <w:rStyle w:val="Hyperlink"/>
            <w:rFonts w:ascii="Calibri" w:hAnsi="Calibri" w:eastAsia="Calibri" w:cs="Calibri"/>
            <w:i w:val="1"/>
            <w:iCs w:val="1"/>
            <w:sz w:val="22"/>
            <w:szCs w:val="22"/>
          </w:rPr>
          <w:t xml:space="preserve">hoose to </w:t>
        </w:r>
        <w:r w:rsidRPr="7CF37283" w:rsidR="00BA57AE">
          <w:rPr>
            <w:rStyle w:val="Hyperlink"/>
            <w:rFonts w:ascii="Calibri" w:hAnsi="Calibri" w:eastAsia="Calibri" w:cs="Calibri"/>
            <w:i w:val="1"/>
            <w:iCs w:val="1"/>
            <w:sz w:val="22"/>
            <w:szCs w:val="22"/>
          </w:rPr>
          <w:t>b</w:t>
        </w:r>
        <w:r w:rsidRPr="7CF37283" w:rsidR="7B478461">
          <w:rPr>
            <w:rStyle w:val="Hyperlink"/>
            <w:rFonts w:ascii="Calibri" w:hAnsi="Calibri" w:eastAsia="Calibri" w:cs="Calibri"/>
            <w:i w:val="1"/>
            <w:iCs w:val="1"/>
            <w:sz w:val="22"/>
            <w:szCs w:val="22"/>
          </w:rPr>
          <w:t xml:space="preserve">e?, Second </w:t>
        </w:r>
        <w:r w:rsidRPr="7CF37283" w:rsidR="00BA57AE">
          <w:rPr>
            <w:rStyle w:val="Hyperlink"/>
            <w:rFonts w:ascii="Calibri" w:hAnsi="Calibri" w:eastAsia="Calibri" w:cs="Calibri"/>
            <w:i w:val="1"/>
            <w:iCs w:val="1"/>
            <w:sz w:val="22"/>
            <w:szCs w:val="22"/>
          </w:rPr>
          <w:t>e</w:t>
        </w:r>
        <w:r w:rsidRPr="7CF37283" w:rsidR="7B478461">
          <w:rPr>
            <w:rStyle w:val="Hyperlink"/>
            <w:rFonts w:ascii="Calibri" w:hAnsi="Calibri" w:eastAsia="Calibri" w:cs="Calibri"/>
            <w:i w:val="1"/>
            <w:iCs w:val="1"/>
            <w:sz w:val="22"/>
            <w:szCs w:val="22"/>
          </w:rPr>
          <w:t>dition</w:t>
        </w:r>
        <w:r w:rsidRPr="7CF37283" w:rsidR="7B478461">
          <w:rPr>
            <w:rStyle w:val="Hyperlink"/>
            <w:rFonts w:ascii="Calibri" w:hAnsi="Calibri" w:eastAsia="Calibri" w:cs="Calibri"/>
            <w:i w:val="1"/>
            <w:iCs w:val="1"/>
            <w:sz w:val="22"/>
            <w:szCs w:val="22"/>
          </w:rPr>
          <w:t xml:space="preserve">: Facing </w:t>
        </w:r>
        <w:r w:rsidRPr="7CF37283" w:rsidR="00BA57AE">
          <w:rPr>
            <w:rStyle w:val="Hyperlink"/>
            <w:rFonts w:ascii="Calibri" w:hAnsi="Calibri" w:eastAsia="Calibri" w:cs="Calibri"/>
            <w:i w:val="1"/>
            <w:iCs w:val="1"/>
            <w:sz w:val="22"/>
            <w:szCs w:val="22"/>
          </w:rPr>
          <w:t>r</w:t>
        </w:r>
        <w:r w:rsidRPr="7CF37283" w:rsidR="7B478461">
          <w:rPr>
            <w:rStyle w:val="Hyperlink"/>
            <w:rFonts w:ascii="Calibri" w:hAnsi="Calibri" w:eastAsia="Calibri" w:cs="Calibri"/>
            <w:i w:val="1"/>
            <w:iCs w:val="1"/>
            <w:sz w:val="22"/>
            <w:szCs w:val="22"/>
          </w:rPr>
          <w:t xml:space="preserve">eality, </w:t>
        </w:r>
        <w:r w:rsidRPr="7CF37283" w:rsidR="00BA57AE">
          <w:rPr>
            <w:rStyle w:val="Hyperlink"/>
            <w:rFonts w:ascii="Calibri" w:hAnsi="Calibri" w:eastAsia="Calibri" w:cs="Calibri"/>
            <w:i w:val="1"/>
            <w:iCs w:val="1"/>
            <w:sz w:val="22"/>
            <w:szCs w:val="22"/>
          </w:rPr>
          <w:t>c</w:t>
        </w:r>
        <w:r w:rsidRPr="7CF37283" w:rsidR="7B478461">
          <w:rPr>
            <w:rStyle w:val="Hyperlink"/>
            <w:rFonts w:ascii="Calibri" w:hAnsi="Calibri" w:eastAsia="Calibri" w:cs="Calibri"/>
            <w:i w:val="1"/>
            <w:iCs w:val="1"/>
            <w:sz w:val="22"/>
            <w:szCs w:val="22"/>
          </w:rPr>
          <w:t xml:space="preserve">laiming </w:t>
        </w:r>
        <w:r w:rsidRPr="7CF37283" w:rsidR="00BA57AE">
          <w:rPr>
            <w:rStyle w:val="Hyperlink"/>
            <w:rFonts w:ascii="Calibri" w:hAnsi="Calibri" w:eastAsia="Calibri" w:cs="Calibri"/>
            <w:i w:val="1"/>
            <w:iCs w:val="1"/>
            <w:sz w:val="22"/>
            <w:szCs w:val="22"/>
          </w:rPr>
          <w:t>l</w:t>
        </w:r>
        <w:r w:rsidRPr="7CF37283" w:rsidR="7B478461">
          <w:rPr>
            <w:rStyle w:val="Hyperlink"/>
            <w:rFonts w:ascii="Calibri" w:hAnsi="Calibri" w:eastAsia="Calibri" w:cs="Calibri"/>
            <w:i w:val="1"/>
            <w:iCs w:val="1"/>
            <w:sz w:val="22"/>
            <w:szCs w:val="22"/>
          </w:rPr>
          <w:t xml:space="preserve">eadership, </w:t>
        </w:r>
        <w:r w:rsidRPr="7CF37283" w:rsidR="00BA57AE">
          <w:rPr>
            <w:rStyle w:val="Hyperlink"/>
            <w:rFonts w:ascii="Calibri" w:hAnsi="Calibri" w:eastAsia="Calibri" w:cs="Calibri"/>
            <w:i w:val="1"/>
            <w:iCs w:val="1"/>
            <w:sz w:val="22"/>
            <w:szCs w:val="22"/>
          </w:rPr>
          <w:t>r</w:t>
        </w:r>
        <w:r w:rsidRPr="7CF37283" w:rsidR="7B478461">
          <w:rPr>
            <w:rStyle w:val="Hyperlink"/>
            <w:rFonts w:ascii="Calibri" w:hAnsi="Calibri" w:eastAsia="Calibri" w:cs="Calibri"/>
            <w:i w:val="1"/>
            <w:iCs w:val="1"/>
            <w:sz w:val="22"/>
            <w:szCs w:val="22"/>
          </w:rPr>
          <w:t xml:space="preserve">estoring </w:t>
        </w:r>
        <w:r w:rsidRPr="7CF37283" w:rsidR="00BA57AE">
          <w:rPr>
            <w:rStyle w:val="Hyperlink"/>
            <w:rFonts w:ascii="Calibri" w:hAnsi="Calibri" w:eastAsia="Calibri" w:cs="Calibri"/>
            <w:i w:val="1"/>
            <w:iCs w:val="1"/>
            <w:sz w:val="22"/>
            <w:szCs w:val="22"/>
          </w:rPr>
          <w:t>s</w:t>
        </w:r>
        <w:r w:rsidRPr="7CF37283" w:rsidR="7B478461">
          <w:rPr>
            <w:rStyle w:val="Hyperlink"/>
            <w:rFonts w:ascii="Calibri" w:hAnsi="Calibri" w:eastAsia="Calibri" w:cs="Calibri"/>
            <w:i w:val="1"/>
            <w:iCs w:val="1"/>
            <w:sz w:val="22"/>
            <w:szCs w:val="22"/>
          </w:rPr>
          <w:t>anity.</w:t>
        </w:r>
      </w:hyperlink>
      <w:r w:rsidRPr="7CF37283" w:rsidR="7B478461">
        <w:rPr>
          <w:rFonts w:ascii="Calibri" w:hAnsi="Calibri" w:eastAsia="Calibri" w:cs="Calibri"/>
          <w:color w:val="24292E"/>
          <w:sz w:val="22"/>
          <w:szCs w:val="22"/>
        </w:rPr>
        <w:t xml:space="preserve"> Berrett-Koehler Publishers.</w:t>
      </w:r>
    </w:p>
    <w:p w:rsidRPr="00402813" w:rsidR="00A96AAC" w:rsidP="00402813" w:rsidRDefault="04DEED8B" w14:paraId="7F743CF7" w14:textId="02EBF18B">
      <w:pPr>
        <w:pStyle w:val="NormalWeb"/>
        <w:numPr>
          <w:ilvl w:val="0"/>
          <w:numId w:val="27"/>
        </w:numPr>
        <w:spacing w:before="0" w:beforeAutospacing="0" w:after="120" w:afterAutospacing="0"/>
        <w:rPr>
          <w:rFonts w:ascii="Calibri" w:hAnsi="Calibri" w:cs="Calibri"/>
          <w:color w:val="24292E"/>
          <w:sz w:val="22"/>
          <w:szCs w:val="22"/>
        </w:rPr>
      </w:pPr>
      <w:r w:rsidRPr="00402813">
        <w:rPr>
          <w:rFonts w:ascii="Calibri" w:hAnsi="Calibri" w:cs="Calibri"/>
          <w:color w:val="24292E"/>
          <w:sz w:val="22"/>
          <w:szCs w:val="22"/>
        </w:rPr>
        <w:t>Other online resources will be provided in the unit.</w:t>
      </w:r>
    </w:p>
    <w:p w:rsidRPr="00402813" w:rsidR="001121F3" w:rsidP="00402813" w:rsidRDefault="001121F3" w14:paraId="4ACE31AA" w14:textId="23F87974">
      <w:pPr>
        <w:spacing w:after="120" w:line="240" w:lineRule="auto"/>
        <w:rPr>
          <w:rFonts w:ascii="Calibri" w:hAnsi="Calibri" w:cs="Calibri"/>
          <w:color w:val="24292E"/>
        </w:rPr>
      </w:pPr>
    </w:p>
    <w:p w:rsidRPr="00422AC6" w:rsidR="00E7579E" w:rsidP="7CF37283" w:rsidRDefault="7895009F" w14:paraId="6BC79A9A" w14:textId="5FDF4770">
      <w:pPr>
        <w:pStyle w:val="Heading2"/>
      </w:pPr>
      <w:r w:rsidR="7895009F">
        <w:rPr/>
        <w:t>Ways of Knowing</w:t>
      </w:r>
    </w:p>
    <w:p w:rsidRPr="00402813" w:rsidR="2D42E290" w:rsidP="00402813" w:rsidRDefault="62D202E2" w14:paraId="2E5BFA5B" w14:textId="264BE834">
      <w:pPr>
        <w:spacing w:after="120" w:line="240" w:lineRule="auto"/>
      </w:pPr>
      <w:r w:rsidR="62D202E2">
        <w:rPr/>
        <w:t xml:space="preserve">As we consider how to create authentic learning experiences, it is essential that we keep in mind that we are </w:t>
      </w:r>
      <w:r w:rsidR="62D202E2">
        <w:rPr/>
        <w:t>teaching</w:t>
      </w:r>
      <w:r w:rsidR="62D202E2">
        <w:rPr/>
        <w:t xml:space="preserve"> people</w:t>
      </w:r>
      <w:r w:rsidR="00016134">
        <w:rPr/>
        <w:t>—</w:t>
      </w:r>
      <w:r w:rsidR="62D202E2">
        <w:rPr/>
        <w:t>not content. The learners we interact with show up to their learning experiences as whole people</w:t>
      </w:r>
      <w:r w:rsidR="00016134">
        <w:rPr/>
        <w:t>—</w:t>
      </w:r>
      <w:r w:rsidR="62D202E2">
        <w:rPr/>
        <w:t>and thus, we must create learning experiences that engage a wi</w:t>
      </w:r>
      <w:r w:rsidR="514DC634">
        <w:rPr/>
        <w:t xml:space="preserve">de diversity of ways of knowing. </w:t>
      </w:r>
    </w:p>
    <w:p w:rsidRPr="00402813" w:rsidR="2D42E290" w:rsidP="00402813" w:rsidRDefault="514DC634" w14:paraId="5186574C" w14:textId="6890B5B6">
      <w:pPr>
        <w:spacing w:after="120" w:line="240" w:lineRule="auto"/>
      </w:pPr>
      <w:r w:rsidR="514DC634">
        <w:rPr/>
        <w:t xml:space="preserve">As multi-dimensional human beings, </w:t>
      </w:r>
      <w:r w:rsidR="514DC634">
        <w:rPr/>
        <w:t>we</w:t>
      </w:r>
      <w:r w:rsidR="514DC634">
        <w:rPr/>
        <w:t xml:space="preserve"> learn in </w:t>
      </w:r>
      <w:r w:rsidR="000126E5">
        <w:rPr/>
        <w:t>many ways</w:t>
      </w:r>
      <w:r w:rsidR="514DC634">
        <w:rPr/>
        <w:t>. We learn through language and culture, through art and music, through scientific investigation and writing and listening. Trinity Western University designs the undergrad</w:t>
      </w:r>
      <w:r w:rsidR="6364E6EC">
        <w:rPr/>
        <w:t xml:space="preserve">uate core curriculum around this foundational concept: that we know in </w:t>
      </w:r>
      <w:r w:rsidR="6364E6EC">
        <w:rPr/>
        <w:t>different ways</w:t>
      </w:r>
      <w:r w:rsidR="6364E6EC">
        <w:rPr/>
        <w:t>.</w:t>
      </w:r>
      <w:r w:rsidR="69A28B86">
        <w:rPr/>
        <w:t xml:space="preserve"> In Western culture, </w:t>
      </w:r>
      <w:r w:rsidR="69A28B86">
        <w:rPr/>
        <w:t>we</w:t>
      </w:r>
      <w:r w:rsidR="69A28B86">
        <w:rPr/>
        <w:t xml:space="preserve"> often prioritize certain ways of knowing over others. </w:t>
      </w:r>
      <w:r w:rsidR="69A28B86">
        <w:rPr/>
        <w:t xml:space="preserve">For example, </w:t>
      </w:r>
      <w:r w:rsidR="69A28B86">
        <w:rPr/>
        <w:t>we</w:t>
      </w:r>
      <w:r w:rsidR="69A28B86">
        <w:rPr/>
        <w:t xml:space="preserve"> may believe that something learned through the scientific method over something communicated through aesthetic performa</w:t>
      </w:r>
      <w:r w:rsidR="0FBB4AAF">
        <w:rPr/>
        <w:t xml:space="preserve">nce. </w:t>
      </w:r>
    </w:p>
    <w:p w:rsidRPr="00402813" w:rsidR="2D42E290" w:rsidP="00402813" w:rsidRDefault="69A28B86" w14:paraId="0A1F287E" w14:textId="591C5034">
      <w:pPr>
        <w:spacing w:after="120" w:line="240" w:lineRule="auto"/>
      </w:pPr>
      <w:r w:rsidR="69A28B86">
        <w:rPr/>
        <w:t xml:space="preserve">Many </w:t>
      </w:r>
      <w:r w:rsidR="69A28B86">
        <w:rPr/>
        <w:t xml:space="preserve">of us </w:t>
      </w:r>
      <w:r w:rsidR="650CE621">
        <w:rPr/>
        <w:t>are</w:t>
      </w:r>
      <w:r w:rsidR="650CE621">
        <w:rPr/>
        <w:t xml:space="preserve"> aware of the ways of knowing prioritized in traditional Western education. These can be found in TWU’s core foundations and </w:t>
      </w:r>
      <w:r w:rsidR="650CE621">
        <w:rPr/>
        <w:t>include</w:t>
      </w:r>
      <w:r w:rsidR="4D5885B8">
        <w:rPr/>
        <w:t>:</w:t>
      </w:r>
      <w:r w:rsidR="4D5885B8">
        <w:rPr/>
        <w:t xml:space="preserve"> </w:t>
      </w:r>
      <w:r w:rsidR="00590427">
        <w:rPr/>
        <w:t>a</w:t>
      </w:r>
      <w:r w:rsidR="650CE621">
        <w:rPr/>
        <w:t xml:space="preserve">cademic </w:t>
      </w:r>
      <w:r w:rsidR="00590427">
        <w:rPr/>
        <w:t>r</w:t>
      </w:r>
      <w:r w:rsidR="650CE621">
        <w:rPr/>
        <w:t xml:space="preserve">esearch and </w:t>
      </w:r>
      <w:r w:rsidR="00590427">
        <w:rPr/>
        <w:t>w</w:t>
      </w:r>
      <w:r w:rsidR="650CE621">
        <w:rPr/>
        <w:t xml:space="preserve">riting, </w:t>
      </w:r>
      <w:r w:rsidR="00590427">
        <w:rPr/>
        <w:t>l</w:t>
      </w:r>
      <w:r w:rsidR="650CE621">
        <w:rPr/>
        <w:t>ogica</w:t>
      </w:r>
      <w:r w:rsidR="511732D1">
        <w:rPr/>
        <w:t xml:space="preserve">l and </w:t>
      </w:r>
      <w:r w:rsidR="00590427">
        <w:rPr/>
        <w:t>e</w:t>
      </w:r>
      <w:r w:rsidR="7C40FCF5">
        <w:rPr/>
        <w:t>t</w:t>
      </w:r>
      <w:r w:rsidR="511732D1">
        <w:rPr/>
        <w:t xml:space="preserve">hical </w:t>
      </w:r>
      <w:r w:rsidR="00590427">
        <w:rPr/>
        <w:t>r</w:t>
      </w:r>
      <w:r w:rsidR="3DB32C85">
        <w:rPr/>
        <w:t xml:space="preserve">easoning, and </w:t>
      </w:r>
      <w:r w:rsidR="00590427">
        <w:rPr/>
        <w:t>s</w:t>
      </w:r>
      <w:r w:rsidR="3DB32C85">
        <w:rPr/>
        <w:t xml:space="preserve">cientific </w:t>
      </w:r>
      <w:r w:rsidR="00590427">
        <w:rPr/>
        <w:t>m</w:t>
      </w:r>
      <w:r w:rsidR="3DB32C85">
        <w:rPr/>
        <w:t xml:space="preserve">ethod and </w:t>
      </w:r>
      <w:r w:rsidR="00590427">
        <w:rPr/>
        <w:t>l</w:t>
      </w:r>
      <w:r w:rsidR="3DB32C85">
        <w:rPr/>
        <w:t xml:space="preserve">ab </w:t>
      </w:r>
      <w:r w:rsidR="00590427">
        <w:rPr/>
        <w:t>r</w:t>
      </w:r>
      <w:r w:rsidR="3DB32C85">
        <w:rPr/>
        <w:t xml:space="preserve">esearch. With a focus on Christian </w:t>
      </w:r>
      <w:r w:rsidR="658819F2">
        <w:rPr/>
        <w:t xml:space="preserve">liberal arts </w:t>
      </w:r>
      <w:r w:rsidR="3DB32C85">
        <w:rPr/>
        <w:t xml:space="preserve">education, TWU has also included </w:t>
      </w:r>
      <w:r w:rsidR="00590427">
        <w:rPr/>
        <w:t>r</w:t>
      </w:r>
      <w:r w:rsidR="3DB32C85">
        <w:rPr/>
        <w:t xml:space="preserve">eligious and </w:t>
      </w:r>
      <w:r w:rsidR="00590427">
        <w:rPr/>
        <w:t>s</w:t>
      </w:r>
      <w:r w:rsidR="3DB32C85">
        <w:rPr/>
        <w:t xml:space="preserve">piritual </w:t>
      </w:r>
      <w:r w:rsidR="00A329E7">
        <w:rPr/>
        <w:t>t</w:t>
      </w:r>
      <w:r w:rsidR="3DB32C85">
        <w:rPr/>
        <w:t xml:space="preserve">hought, as well as </w:t>
      </w:r>
      <w:r w:rsidR="00A329E7">
        <w:rPr/>
        <w:t>f</w:t>
      </w:r>
      <w:r w:rsidR="3DB32C85">
        <w:rPr/>
        <w:t xml:space="preserve">oundations courses focused on Christian </w:t>
      </w:r>
      <w:r w:rsidR="00A329E7">
        <w:rPr/>
        <w:t>l</w:t>
      </w:r>
      <w:r w:rsidR="3DB32C85">
        <w:rPr/>
        <w:t xml:space="preserve">iberal </w:t>
      </w:r>
      <w:r w:rsidR="00A329E7">
        <w:rPr/>
        <w:t>a</w:t>
      </w:r>
      <w:r w:rsidR="3DB32C85">
        <w:rPr/>
        <w:t xml:space="preserve">rts, </w:t>
      </w:r>
      <w:r w:rsidR="00A329E7">
        <w:rPr/>
        <w:t>h</w:t>
      </w:r>
      <w:r w:rsidR="3DB32C85">
        <w:rPr/>
        <w:t xml:space="preserve">uman </w:t>
      </w:r>
      <w:r w:rsidR="00A329E7">
        <w:rPr/>
        <w:t>f</w:t>
      </w:r>
      <w:r w:rsidR="3DB32C85">
        <w:rPr/>
        <w:t xml:space="preserve">lourishing, and </w:t>
      </w:r>
      <w:r w:rsidR="00A329E7">
        <w:rPr/>
        <w:t>i</w:t>
      </w:r>
      <w:r w:rsidR="3DB32C85">
        <w:rPr/>
        <w:t xml:space="preserve">deas that </w:t>
      </w:r>
      <w:r w:rsidR="00A329E7">
        <w:rPr/>
        <w:t>i</w:t>
      </w:r>
      <w:r w:rsidR="3DB32C85">
        <w:rPr/>
        <w:t>ns</w:t>
      </w:r>
      <w:r w:rsidR="4B1A28D9">
        <w:rPr/>
        <w:t xml:space="preserve">pire. </w:t>
      </w:r>
    </w:p>
    <w:p w:rsidRPr="00402813" w:rsidR="2D42E290" w:rsidP="00402813" w:rsidRDefault="6364E6EC" w14:paraId="381FBB4B" w14:textId="59708273">
      <w:pPr>
        <w:spacing w:after="120" w:line="240" w:lineRule="auto"/>
      </w:pPr>
      <w:r w:rsidR="6364E6EC">
        <w:rPr/>
        <w:t xml:space="preserve"> </w:t>
      </w:r>
      <w:r w:rsidR="5EE73288">
        <w:rPr/>
        <w:t>In addition to the</w:t>
      </w:r>
      <w:r w:rsidR="3F5918DA">
        <w:rPr/>
        <w:t>s</w:t>
      </w:r>
      <w:r w:rsidR="77935BE8">
        <w:rPr/>
        <w:t>e</w:t>
      </w:r>
      <w:r w:rsidR="5EE73288">
        <w:rPr/>
        <w:t xml:space="preserve"> </w:t>
      </w:r>
      <w:r w:rsidR="69955155">
        <w:rPr/>
        <w:t>f</w:t>
      </w:r>
      <w:r w:rsidR="5EE73288">
        <w:rPr/>
        <w:t>oundation</w:t>
      </w:r>
      <w:r w:rsidR="39DB4708">
        <w:rPr/>
        <w:t>al courses</w:t>
      </w:r>
      <w:r w:rsidR="5EE73288">
        <w:rPr/>
        <w:t xml:space="preserve">, </w:t>
      </w:r>
      <w:r w:rsidR="76880B8B">
        <w:rPr/>
        <w:t>additional</w:t>
      </w:r>
      <w:r w:rsidR="6364E6EC">
        <w:rPr/>
        <w:t xml:space="preserve"> ways of knowing outlined by Trinity </w:t>
      </w:r>
      <w:r w:rsidR="6364E6EC">
        <w:rPr/>
        <w:t>include:</w:t>
      </w:r>
      <w:r w:rsidR="6364E6EC">
        <w:rPr/>
        <w:t xml:space="preserve"> </w:t>
      </w:r>
      <w:r w:rsidR="000A6872">
        <w:rPr/>
        <w:t>a</w:t>
      </w:r>
      <w:r w:rsidR="6364E6EC">
        <w:rPr/>
        <w:t xml:space="preserve">esthetic and </w:t>
      </w:r>
      <w:r w:rsidR="000A6872">
        <w:rPr/>
        <w:t>p</w:t>
      </w:r>
      <w:r w:rsidR="6364E6EC">
        <w:rPr/>
        <w:t xml:space="preserve">erformance, </w:t>
      </w:r>
      <w:r w:rsidR="000A6872">
        <w:rPr/>
        <w:t>c</w:t>
      </w:r>
      <w:r w:rsidR="6364E6EC">
        <w:rPr/>
        <w:t xml:space="preserve">ultural and </w:t>
      </w:r>
      <w:r w:rsidR="000A6872">
        <w:rPr/>
        <w:t>l</w:t>
      </w:r>
      <w:r w:rsidR="6364E6EC">
        <w:rPr/>
        <w:t xml:space="preserve">inguistic, </w:t>
      </w:r>
      <w:r w:rsidR="000A6872">
        <w:rPr/>
        <w:t>e</w:t>
      </w:r>
      <w:r w:rsidR="6364E6EC">
        <w:rPr/>
        <w:t xml:space="preserve">xperienced and </w:t>
      </w:r>
      <w:r w:rsidR="000A6872">
        <w:rPr/>
        <w:t>e</w:t>
      </w:r>
      <w:r w:rsidR="6364E6EC">
        <w:rPr/>
        <w:t xml:space="preserve">mbodied, </w:t>
      </w:r>
      <w:r w:rsidR="000A6872">
        <w:rPr/>
        <w:t>h</w:t>
      </w:r>
      <w:r w:rsidR="2B1ADA1E">
        <w:rPr/>
        <w:t xml:space="preserve">istorical and </w:t>
      </w:r>
      <w:r w:rsidR="000A6872">
        <w:rPr/>
        <w:t>a</w:t>
      </w:r>
      <w:r w:rsidR="2B1ADA1E">
        <w:rPr/>
        <w:t xml:space="preserve">rchival, </w:t>
      </w:r>
      <w:r w:rsidR="000A6872">
        <w:rPr/>
        <w:t>q</w:t>
      </w:r>
      <w:r w:rsidR="2B1ADA1E">
        <w:rPr/>
        <w:t xml:space="preserve">uantitative and </w:t>
      </w:r>
      <w:r w:rsidR="000A6872">
        <w:rPr/>
        <w:t>c</w:t>
      </w:r>
      <w:r w:rsidR="2B1ADA1E">
        <w:rPr/>
        <w:t xml:space="preserve">omputational, and </w:t>
      </w:r>
      <w:r w:rsidR="000A6872">
        <w:rPr/>
        <w:t>s</w:t>
      </w:r>
      <w:r w:rsidR="2B1ADA1E">
        <w:rPr/>
        <w:t xml:space="preserve">ocial and </w:t>
      </w:r>
      <w:r w:rsidR="000A6872">
        <w:rPr/>
        <w:t>g</w:t>
      </w:r>
      <w:r w:rsidR="2B1ADA1E">
        <w:rPr/>
        <w:t xml:space="preserve">lobal. </w:t>
      </w:r>
    </w:p>
    <w:p w:rsidRPr="00402813" w:rsidR="2D42E290" w:rsidP="00402813" w:rsidRDefault="4E341C1A" w14:paraId="0D9F5AB5" w14:textId="5B6128DA">
      <w:pPr>
        <w:spacing w:after="120" w:line="240" w:lineRule="auto"/>
      </w:pPr>
      <w:r w:rsidR="4E341C1A">
        <w:rPr/>
        <w:t xml:space="preserve">By designing learning experiences that embed </w:t>
      </w:r>
      <w:r w:rsidR="4E341C1A">
        <w:rPr/>
        <w:t>different ways</w:t>
      </w:r>
      <w:r w:rsidR="4E341C1A">
        <w:rPr/>
        <w:t xml:space="preserve"> of knowing, we acknowledge the full diversity of the human experience. For example, cour</w:t>
      </w:r>
      <w:r w:rsidR="1D708378">
        <w:rPr/>
        <w:t xml:space="preserve">ses that integrate aesthetic knowing allow </w:t>
      </w:r>
      <w:r w:rsidR="1D708378">
        <w:rPr/>
        <w:t>us</w:t>
      </w:r>
      <w:r w:rsidR="1D708378">
        <w:rPr/>
        <w:t xml:space="preserve"> to understand that the world around </w:t>
      </w:r>
      <w:r w:rsidR="1D708378">
        <w:rPr/>
        <w:t>us</w:t>
      </w:r>
      <w:r w:rsidR="1D708378">
        <w:rPr/>
        <w:t xml:space="preserve"> is not fully knowable through rational thought and pragmatic analysis.</w:t>
      </w:r>
      <w:r w:rsidR="4E341C1A">
        <w:rPr/>
        <w:t xml:space="preserve"> </w:t>
      </w:r>
      <w:r w:rsidR="53359FAE">
        <w:rPr/>
        <w:t xml:space="preserve">For example, how does one truly </w:t>
      </w:r>
      <w:bookmarkStart w:name="_Int_fEeFI54p" w:id="138"/>
      <w:r w:rsidR="53359FAE">
        <w:rPr/>
        <w:t>know</w:t>
      </w:r>
      <w:bookmarkEnd w:id="138"/>
      <w:r w:rsidR="53359FAE">
        <w:rPr/>
        <w:t xml:space="preserve"> love? Or grief? Or complexity?</w:t>
      </w:r>
    </w:p>
    <w:p w:rsidRPr="00402813" w:rsidR="2D42E290" w:rsidP="00402813" w:rsidRDefault="53359FAE" w14:paraId="5D8AABF9" w14:textId="64943A8D">
      <w:pPr>
        <w:spacing w:after="120" w:line="240" w:lineRule="auto"/>
      </w:pPr>
      <w:r w:rsidRPr="00402813">
        <w:t>TWU describes this way of knowing as follows:</w:t>
      </w:r>
    </w:p>
    <w:p w:rsidRPr="0084120A" w:rsidR="2D42E290" w:rsidP="7CF37283" w:rsidRDefault="53359FAE" w14:paraId="417B524B" w14:textId="7B4B1035">
      <w:pPr>
        <w:spacing w:after="120" w:line="240" w:lineRule="auto"/>
        <w:ind w:left="720"/>
        <w:rPr>
          <w:i w:val="1"/>
          <w:iCs w:val="1"/>
          <w:rPrChange w:author="" w16du:dateUtc="2026-01-09T21:16:00Z" w:id="250036656">
            <w:rPr/>
          </w:rPrChange>
        </w:rPr>
      </w:pPr>
      <w:r w:rsidRPr="7CF37283" w:rsidR="53359FAE">
        <w:rPr>
          <w:rStyle w:val="QuoteChar"/>
          <w:i w:val="0"/>
          <w:iCs w:val="0"/>
        </w:rPr>
        <w:t xml:space="preserve">Aesthetic and performance inquiry </w:t>
      </w:r>
      <w:bookmarkStart w:name="_Int_H57AFP0h" w:id="141"/>
      <w:r w:rsidRPr="7CF37283" w:rsidR="74EF2C73">
        <w:rPr>
          <w:rStyle w:val="QuoteChar"/>
          <w:i w:val="0"/>
          <w:iCs w:val="0"/>
        </w:rPr>
        <w:t>demonstrate</w:t>
      </w:r>
      <w:bookmarkEnd w:id="141"/>
      <w:r w:rsidRPr="7CF37283" w:rsidR="53359FAE">
        <w:rPr>
          <w:rStyle w:val="QuoteChar"/>
          <w:i w:val="0"/>
          <w:iCs w:val="0"/>
        </w:rPr>
        <w:t xml:space="preserve"> to students that some forms of knowledge are best understood through intuitive, imaginative, creative, and interpretive methodologies in which </w:t>
      </w:r>
      <w:r w:rsidRPr="7CF37283" w:rsidR="4DE17044">
        <w:rPr>
          <w:rStyle w:val="QuoteChar"/>
          <w:i w:val="0"/>
          <w:iCs w:val="0"/>
        </w:rPr>
        <w:t>makers</w:t>
      </w:r>
      <w:r w:rsidRPr="7CF37283" w:rsidR="53359FAE">
        <w:rPr>
          <w:rStyle w:val="QuoteChar"/>
          <w:i w:val="0"/>
          <w:iCs w:val="0"/>
        </w:rPr>
        <w:t xml:space="preserve"> and </w:t>
      </w:r>
      <w:r w:rsidRPr="7CF37283" w:rsidR="0BCFD56F">
        <w:rPr>
          <w:rStyle w:val="QuoteChar"/>
          <w:i w:val="0"/>
          <w:iCs w:val="0"/>
        </w:rPr>
        <w:t>receivers</w:t>
      </w:r>
      <w:r w:rsidRPr="7CF37283" w:rsidR="53359FAE">
        <w:rPr>
          <w:rStyle w:val="QuoteChar"/>
          <w:i w:val="0"/>
          <w:iCs w:val="0"/>
        </w:rPr>
        <w:t xml:space="preserve"> come to insight and understanding. It affirms that the ability to understand and discern the world around us and our place within it is conditioned not only by the intellect, but also by the senses—the science of sensory knowledge and the appreciation of the beautiful playing a critical role in human experience. It teaches students that the aesthetic dimension of life ensures meaning and value in ways distinct from rationalism, pragmatism, and mechanism. Experiencing and reflecting on an art form cultivates abilities that can enhance and be valuably applied to other ways of learning and modes of inquiry.</w:t>
      </w:r>
      <w:r w:rsidRPr="7CF37283" w:rsidR="55495BF2">
        <w:rPr>
          <w:rStyle w:val="QuoteChar"/>
          <w:i w:val="0"/>
          <w:iCs w:val="0"/>
        </w:rPr>
        <w:t xml:space="preserve"> (TWU, n.d.)</w:t>
      </w:r>
      <w:r w:rsidRPr="7CF37283" w:rsidR="53359FAE">
        <w:rPr>
          <w:i w:val="1"/>
          <w:iCs w:val="1"/>
        </w:rPr>
        <w:t xml:space="preserve"> </w:t>
      </w:r>
    </w:p>
    <w:p w:rsidRPr="00402813" w:rsidR="2D42E290" w:rsidP="00402813" w:rsidRDefault="2D42E290" w14:paraId="12059E5E" w14:textId="5FE8C44C">
      <w:pPr>
        <w:spacing w:after="120" w:line="240" w:lineRule="auto"/>
        <w:rPr>
          <w:b/>
          <w:bCs/>
        </w:rPr>
      </w:pPr>
    </w:p>
    <w:p w:rsidRPr="0084120A" w:rsidR="2D42E290" w:rsidP="7CF37283" w:rsidRDefault="1F20C5E5" w14:paraId="0901BC0D" w14:textId="0CC7EC0B">
      <w:pPr>
        <w:pStyle w:val="Heading3"/>
        <w:rPr>
          <w:rPrChange w:author="" w16du:dateUtc="2026-01-09T21:17:00Z" w:id="968349126">
            <w:rPr>
              <w:rFonts w:ascii="Arial" w:hAnsi="Arial" w:eastAsia="Arial" w:cs="Arial"/>
              <w:color w:val="2D2A2B"/>
              <w:sz w:val="25"/>
              <w:szCs w:val="25"/>
            </w:rPr>
          </w:rPrChange>
        </w:rPr>
      </w:pPr>
      <w:r w:rsidR="1F20C5E5">
        <w:rPr/>
        <w:t>Activity:</w:t>
      </w:r>
      <w:r w:rsidR="2BDAB2EB">
        <w:rPr/>
        <w:t xml:space="preserve"> Core Ways of Knowing</w:t>
      </w:r>
    </w:p>
    <w:p w:rsidRPr="00402813" w:rsidR="066D542B" w:rsidP="00402813" w:rsidRDefault="066D542B" w14:paraId="3D9789F0" w14:textId="2FDD52BA">
      <w:pPr>
        <w:spacing w:after="120" w:line="240" w:lineRule="auto"/>
      </w:pPr>
      <w:r w:rsidRPr="00402813">
        <w:t xml:space="preserve">Estimated Time: </w:t>
      </w:r>
      <w:r w:rsidRPr="00402813" w:rsidR="1133CC18">
        <w:t>30 minutes</w:t>
      </w:r>
    </w:p>
    <w:p w:rsidRPr="00402813" w:rsidR="1F20C5E5" w:rsidP="00402813" w:rsidRDefault="1F20C5E5" w14:paraId="68C46D3C" w14:textId="164800E2">
      <w:pPr>
        <w:spacing w:after="120" w:line="240" w:lineRule="auto"/>
      </w:pPr>
      <w:r w:rsidR="1F20C5E5">
        <w:rPr/>
        <w:t>Review the</w:t>
      </w:r>
      <w:r w:rsidR="4637984A">
        <w:rPr/>
        <w:t xml:space="preserve"> </w:t>
      </w:r>
      <w:hyperlink r:id="Rfca78d288a5043e8">
        <w:r w:rsidRPr="7CF37283" w:rsidR="4637984A">
          <w:rPr>
            <w:rStyle w:val="Hyperlink"/>
          </w:rPr>
          <w:t xml:space="preserve">“Core </w:t>
        </w:r>
        <w:r w:rsidRPr="7CF37283" w:rsidR="1F20C5E5">
          <w:rPr>
            <w:rStyle w:val="Hyperlink"/>
          </w:rPr>
          <w:t>Ways of Knowin</w:t>
        </w:r>
        <w:r w:rsidRPr="7CF37283" w:rsidR="1F20C5E5">
          <w:rPr>
            <w:rStyle w:val="Hyperlink"/>
          </w:rPr>
          <w:t>g</w:t>
        </w:r>
        <w:r w:rsidRPr="7CF37283" w:rsidR="79EED358">
          <w:rPr>
            <w:rStyle w:val="Hyperlink"/>
          </w:rPr>
          <w:t>”</w:t>
        </w:r>
      </w:hyperlink>
      <w:r w:rsidR="47AF4AEC">
        <w:rPr/>
        <w:t xml:space="preserve"> (TWU, n.d.)</w:t>
      </w:r>
      <w:r w:rsidR="1F20C5E5">
        <w:rPr/>
        <w:t xml:space="preserve">. Choose one of the six </w:t>
      </w:r>
      <w:r w:rsidR="0084120A">
        <w:rPr/>
        <w:t>w</w:t>
      </w:r>
      <w:r w:rsidR="1F20C5E5">
        <w:rPr/>
        <w:t xml:space="preserve">ays of </w:t>
      </w:r>
      <w:r w:rsidR="0084120A">
        <w:rPr/>
        <w:t>k</w:t>
      </w:r>
      <w:r w:rsidR="1F20C5E5">
        <w:rPr/>
        <w:t xml:space="preserve">nowing that interests you. Design an </w:t>
      </w:r>
      <w:r w:rsidR="38C53A8A">
        <w:rPr/>
        <w:t>in-class</w:t>
      </w:r>
      <w:r w:rsidR="00E03505">
        <w:rPr/>
        <w:t xml:space="preserve"> learning experience or assignment that would allow you to integrate this way of knowing. As you write the instructions for the learning experience or assignment, be as specific as possible. Add enough details </w:t>
      </w:r>
      <w:r w:rsidR="79BD68C9">
        <w:rPr/>
        <w:t xml:space="preserve">that someone else could pick up your instructions and </w:t>
      </w:r>
      <w:r w:rsidR="79BD68C9">
        <w:rPr/>
        <w:t>facilitate</w:t>
      </w:r>
      <w:r w:rsidR="79BD68C9">
        <w:rPr/>
        <w:t xml:space="preserve"> that learning experience. </w:t>
      </w:r>
    </w:p>
    <w:p w:rsidRPr="00402813" w:rsidR="3010585F" w:rsidP="00402813" w:rsidRDefault="3010585F" w14:paraId="0B391D30" w14:textId="2A0569E1">
      <w:pPr>
        <w:pStyle w:val="NoteCallout"/>
        <w:spacing w:after="120" w:line="240" w:lineRule="auto"/>
      </w:pPr>
      <w:r w:rsidRPr="00402813">
        <w:t xml:space="preserve">Note: </w:t>
      </w:r>
      <w:r w:rsidRPr="00402813" w:rsidR="3608EB78">
        <w:t>This learning activity will help you prepare for the next assignment.</w:t>
      </w:r>
    </w:p>
    <w:p w:rsidRPr="00402813" w:rsidR="7EC89E37" w:rsidP="00402813" w:rsidRDefault="7EC89E37" w14:paraId="74408F38" w14:textId="34FE74FD">
      <w:pPr>
        <w:spacing w:after="120" w:line="240" w:lineRule="auto"/>
      </w:pPr>
    </w:p>
    <w:p w:rsidRPr="00402813" w:rsidR="2D42E290" w:rsidP="7CF37283" w:rsidRDefault="79BD68C9" w14:paraId="49EE46FA" w14:textId="344D50DF">
      <w:pPr>
        <w:pStyle w:val="Heading4"/>
      </w:pPr>
      <w:r w:rsidR="79BD68C9">
        <w:rPr/>
        <w:t xml:space="preserve">Beyond </w:t>
      </w:r>
      <w:r w:rsidR="3AFF7477">
        <w:rPr/>
        <w:t>Scientific</w:t>
      </w:r>
      <w:r w:rsidR="79BD68C9">
        <w:rPr/>
        <w:t xml:space="preserve"> Reasoning</w:t>
      </w:r>
    </w:p>
    <w:p w:rsidRPr="00402813" w:rsidR="2D42E290" w:rsidP="7CF37283" w:rsidRDefault="2D42E290" w14:paraId="783F5B8B" w14:textId="34FEF4DA">
      <w:pPr>
        <w:spacing w:after="120" w:line="240" w:lineRule="auto"/>
        <w:rPr>
          <w:rFonts w:ascii="Aptos" w:hAnsi="Aptos" w:eastAsia="Aptos" w:cs="Aptos"/>
          <w:color w:val="000000" w:themeColor="text1"/>
          <w:sz w:val="24"/>
          <w:szCs w:val="24"/>
          <w:rPrChange w:author="" w16du:dateUtc="2026-01-09T21:17:00Z" w:id="1350084797"/>
        </w:rPr>
      </w:pPr>
      <w:r w:rsidR="53359FAE">
        <w:rPr/>
        <w:t xml:space="preserve">By expanding </w:t>
      </w:r>
      <w:r w:rsidR="53359FAE">
        <w:rPr/>
        <w:t>our learning experi</w:t>
      </w:r>
      <w:r w:rsidR="32B37E9C">
        <w:rPr/>
        <w:t>e</w:t>
      </w:r>
      <w:r w:rsidR="53359FAE">
        <w:rPr/>
        <w:t xml:space="preserve">nces to include diverse ways of knowing, </w:t>
      </w:r>
      <w:r w:rsidR="53359FAE">
        <w:rPr/>
        <w:t>we</w:t>
      </w:r>
      <w:r w:rsidR="53359FAE">
        <w:rPr/>
        <w:t xml:space="preserve"> can not only deepen student </w:t>
      </w:r>
      <w:r w:rsidR="53359FAE">
        <w:rPr/>
        <w:t>engagement, but</w:t>
      </w:r>
      <w:r w:rsidR="53359FAE">
        <w:rPr/>
        <w:t xml:space="preserve"> also deepen student learning. After all, </w:t>
      </w:r>
      <w:r w:rsidR="53359FAE">
        <w:rPr/>
        <w:t>p</w:t>
      </w:r>
      <w:r w:rsidR="2D42E290">
        <w:rPr/>
        <w:t>erception</w:t>
      </w:r>
      <w:r w:rsidR="2D42E290">
        <w:rPr/>
        <w:t xml:space="preserve"> based on scientific understanding is not the only way of knowing. Wheatley </w:t>
      </w:r>
      <w:r w:rsidR="3632FC3E">
        <w:rPr/>
        <w:t xml:space="preserve">(2017) </w:t>
      </w:r>
      <w:r w:rsidR="2D42E290">
        <w:rPr/>
        <w:t>admonishes</w:t>
      </w:r>
      <w:r w:rsidR="0084120A">
        <w:rPr/>
        <w:t xml:space="preserve">, </w:t>
      </w:r>
      <w:r w:rsidR="2D42E290">
        <w:rPr/>
        <w:t>“There are other ways of knowing reality, reliable methods that have served humans and earlier hominids for millennia. It is the arrogance of our science that denies their existence and their usefulness” (p. 179).</w:t>
      </w:r>
    </w:p>
    <w:p w:rsidR="0084120A" w:rsidP="00402813" w:rsidRDefault="7C1688C5" w14:paraId="21F654CF" w14:textId="2E82713E">
      <w:pPr>
        <w:spacing w:after="120" w:line="240" w:lineRule="auto"/>
      </w:pPr>
      <w:r w:rsidR="7C1688C5">
        <w:rPr/>
        <w:t>Beyond the conceptual idea of ways of knowing, it</w:t>
      </w:r>
      <w:r w:rsidR="0084120A">
        <w:rPr/>
        <w:t xml:space="preserve"> is</w:t>
      </w:r>
      <w:r w:rsidR="7C1688C5">
        <w:rPr/>
        <w:t xml:space="preserve"> important to cons</w:t>
      </w:r>
      <w:r w:rsidR="1C727C97">
        <w:rPr/>
        <w:t>i</w:t>
      </w:r>
      <w:r w:rsidR="7C1688C5">
        <w:rPr/>
        <w:t xml:space="preserve">der howe </w:t>
      </w:r>
      <w:r w:rsidR="7C1688C5">
        <w:rPr/>
        <w:t xml:space="preserve">we, as </w:t>
      </w:r>
      <w:r w:rsidR="2D42E290">
        <w:rPr/>
        <w:t>adult educators</w:t>
      </w:r>
      <w:r w:rsidR="58035CC6">
        <w:rPr/>
        <w:t xml:space="preserve"> can</w:t>
      </w:r>
      <w:r w:rsidR="2D42E290">
        <w:rPr/>
        <w:t xml:space="preserve"> incorporate other ways of knowin</w:t>
      </w:r>
      <w:r w:rsidR="5D30AD6E">
        <w:rPr/>
        <w:t xml:space="preserve">g into the learning experiences </w:t>
      </w:r>
      <w:r w:rsidR="5D30AD6E">
        <w:rPr/>
        <w:t>we</w:t>
      </w:r>
      <w:r w:rsidR="5D30AD6E">
        <w:rPr/>
        <w:t xml:space="preserve"> design.</w:t>
      </w:r>
      <w:r w:rsidR="7199A1AC">
        <w:rPr/>
        <w:t xml:space="preserve"> </w:t>
      </w:r>
    </w:p>
    <w:p w:rsidRPr="00402813" w:rsidR="2D42E290" w:rsidP="00402813" w:rsidRDefault="2D42E290" w14:paraId="2E1E07C6" w14:textId="25C56D14">
      <w:pPr>
        <w:spacing w:after="120" w:line="240" w:lineRule="auto"/>
        <w:rPr>
          <w:rFonts w:ascii="Aptos" w:hAnsi="Aptos" w:eastAsia="Aptos" w:cs="Aptos"/>
          <w:color w:val="000000" w:themeColor="text1"/>
          <w:sz w:val="24"/>
          <w:szCs w:val="24"/>
        </w:rPr>
      </w:pPr>
      <w:r w:rsidRPr="00402813">
        <w:t>Cahalan</w:t>
      </w:r>
      <w:r w:rsidRPr="00402813" w:rsidR="369EF98F">
        <w:t xml:space="preserve"> </w:t>
      </w:r>
      <w:r w:rsidRPr="00402813">
        <w:t>(2016) has identified eight ways of knowing that are essential to wise practice:</w:t>
      </w:r>
    </w:p>
    <w:p w:rsidRPr="00402813" w:rsidR="2D42E290" w:rsidP="00402813" w:rsidRDefault="2D42E290" w14:paraId="0AE39BE8" w14:textId="60498C89">
      <w:pPr>
        <w:pStyle w:val="ListParagraph"/>
        <w:numPr>
          <w:ilvl w:val="0"/>
          <w:numId w:val="17"/>
        </w:numPr>
        <w:spacing w:after="120" w:line="240" w:lineRule="auto"/>
        <w:rPr>
          <w:rFonts w:ascii="Aptos" w:hAnsi="Aptos" w:eastAsia="Aptos" w:cs="Aptos"/>
          <w:color w:val="000000" w:themeColor="text1"/>
        </w:rPr>
      </w:pPr>
      <w:r w:rsidRPr="00402813">
        <w:t>Situated awareness is noticing and describing contextual factors.</w:t>
      </w:r>
    </w:p>
    <w:p w:rsidRPr="00402813" w:rsidR="2D42E290" w:rsidP="00402813" w:rsidRDefault="2D42E290" w14:paraId="25391270" w14:textId="2965C014">
      <w:pPr>
        <w:pStyle w:val="ListParagraph"/>
        <w:numPr>
          <w:ilvl w:val="0"/>
          <w:numId w:val="17"/>
        </w:numPr>
        <w:spacing w:after="120" w:line="240" w:lineRule="auto"/>
        <w:rPr>
          <w:rFonts w:ascii="Aptos" w:hAnsi="Aptos" w:eastAsia="Aptos" w:cs="Aptos"/>
          <w:color w:val="000000" w:themeColor="text1"/>
        </w:rPr>
      </w:pPr>
      <w:r w:rsidRPr="00402813">
        <w:t>Embodied realizing is developing skilled competence in bodily action.</w:t>
      </w:r>
    </w:p>
    <w:p w:rsidRPr="00402813" w:rsidR="2D42E290" w:rsidP="00402813" w:rsidRDefault="2D42E290" w14:paraId="2A235FBE" w14:textId="30176B0B">
      <w:pPr>
        <w:pStyle w:val="ListParagraph"/>
        <w:numPr>
          <w:ilvl w:val="0"/>
          <w:numId w:val="17"/>
        </w:numPr>
        <w:spacing w:after="120" w:line="240" w:lineRule="auto"/>
        <w:rPr>
          <w:rFonts w:ascii="Aptos" w:hAnsi="Aptos" w:eastAsia="Aptos" w:cs="Aptos"/>
          <w:color w:val="000000" w:themeColor="text1"/>
        </w:rPr>
      </w:pPr>
      <w:r w:rsidR="2D42E290">
        <w:rPr/>
        <w:t xml:space="preserve">Conceptual understanding is </w:t>
      </w:r>
      <w:r w:rsidR="2D42E290">
        <w:rPr/>
        <w:t>comprehending</w:t>
      </w:r>
      <w:r w:rsidR="2D42E290">
        <w:rPr/>
        <w:t xml:space="preserve"> and remembering key information.</w:t>
      </w:r>
    </w:p>
    <w:p w:rsidRPr="00402813" w:rsidR="2D42E290" w:rsidP="00402813" w:rsidRDefault="2D42E290" w14:paraId="515E9444" w14:textId="67C18C41">
      <w:pPr>
        <w:pStyle w:val="ListParagraph"/>
        <w:numPr>
          <w:ilvl w:val="0"/>
          <w:numId w:val="17"/>
        </w:numPr>
        <w:spacing w:after="120" w:line="240" w:lineRule="auto"/>
        <w:rPr>
          <w:rFonts w:ascii="Aptos" w:hAnsi="Aptos" w:eastAsia="Aptos" w:cs="Aptos"/>
          <w:color w:val="000000" w:themeColor="text1"/>
        </w:rPr>
      </w:pPr>
      <w:r w:rsidRPr="00402813">
        <w:t>Critical thinking is analyzing and evaluating concepts and actions.</w:t>
      </w:r>
    </w:p>
    <w:p w:rsidRPr="00402813" w:rsidR="2D42E290" w:rsidP="00402813" w:rsidRDefault="2D42E290" w14:paraId="23A1D7B9" w14:textId="24CBC521">
      <w:pPr>
        <w:pStyle w:val="ListParagraph"/>
        <w:numPr>
          <w:ilvl w:val="0"/>
          <w:numId w:val="17"/>
        </w:numPr>
        <w:spacing w:after="120" w:line="240" w:lineRule="auto"/>
        <w:rPr>
          <w:rFonts w:ascii="Aptos" w:hAnsi="Aptos" w:eastAsia="Aptos" w:cs="Aptos"/>
          <w:color w:val="000000" w:themeColor="text1"/>
        </w:rPr>
      </w:pPr>
      <w:r w:rsidRPr="00402813">
        <w:t>Emotional attunement is identifying and using awareness of feelings and affective states.</w:t>
      </w:r>
    </w:p>
    <w:p w:rsidRPr="00402813" w:rsidR="2D42E290" w:rsidP="00402813" w:rsidRDefault="2D42E290" w14:paraId="7304CF86" w14:textId="1A30A528">
      <w:pPr>
        <w:pStyle w:val="ListParagraph"/>
        <w:numPr>
          <w:ilvl w:val="0"/>
          <w:numId w:val="17"/>
        </w:numPr>
        <w:spacing w:after="120" w:line="240" w:lineRule="auto"/>
        <w:rPr>
          <w:rFonts w:ascii="Aptos" w:hAnsi="Aptos" w:eastAsia="Aptos" w:cs="Aptos"/>
          <w:color w:val="000000" w:themeColor="text1"/>
        </w:rPr>
      </w:pPr>
      <w:r w:rsidRPr="00402813">
        <w:t>Creative insight is developing imaginative and creative responses.</w:t>
      </w:r>
    </w:p>
    <w:p w:rsidRPr="00402813" w:rsidR="2D42E290" w:rsidP="00402813" w:rsidRDefault="2D42E290" w14:paraId="1E6CC6AB" w14:textId="288F2B86">
      <w:pPr>
        <w:pStyle w:val="ListParagraph"/>
        <w:numPr>
          <w:ilvl w:val="0"/>
          <w:numId w:val="17"/>
        </w:numPr>
        <w:spacing w:after="120" w:line="240" w:lineRule="auto"/>
        <w:rPr>
          <w:rFonts w:ascii="Aptos" w:hAnsi="Aptos" w:eastAsia="Aptos" w:cs="Aptos"/>
          <w:color w:val="000000" w:themeColor="text1"/>
        </w:rPr>
      </w:pPr>
      <w:r w:rsidRPr="00402813">
        <w:t>Spiritual discernment is perceiving what is of God and not of God.</w:t>
      </w:r>
    </w:p>
    <w:p w:rsidRPr="00402813" w:rsidR="2D42E290" w:rsidP="00402813" w:rsidRDefault="2D42E290" w14:paraId="616D51F5" w14:textId="707CE45C">
      <w:pPr>
        <w:pStyle w:val="ListParagraph"/>
        <w:numPr>
          <w:ilvl w:val="0"/>
          <w:numId w:val="17"/>
        </w:numPr>
        <w:spacing w:after="120" w:line="240" w:lineRule="auto"/>
        <w:rPr>
          <w:rFonts w:ascii="Aptos" w:hAnsi="Aptos" w:eastAsia="Aptos" w:cs="Aptos"/>
          <w:color w:val="000000" w:themeColor="text1"/>
        </w:rPr>
      </w:pPr>
      <w:r w:rsidRPr="00402813">
        <w:t>Practical reasoning is problem-solving, forming judgments, gaining a sense of salience, and acting wisely.</w:t>
      </w:r>
    </w:p>
    <w:p w:rsidRPr="00402813" w:rsidR="10EAA3C1" w:rsidP="00402813" w:rsidRDefault="10EAA3C1" w14:paraId="76DC3E65" w14:textId="43387292">
      <w:pPr>
        <w:spacing w:after="120" w:line="240" w:lineRule="auto"/>
      </w:pPr>
      <w:r w:rsidRPr="00402813">
        <w:t xml:space="preserve">These ways of knowing are another way to consider the process and experience of learning, beyond simply reading and writing. An assignment that incorporates music, for example, might allows students to experience </w:t>
      </w:r>
      <w:r w:rsidRPr="00402813">
        <w:rPr>
          <w:i/>
          <w:iCs/>
        </w:rPr>
        <w:t xml:space="preserve">emotional attunement. </w:t>
      </w:r>
      <w:r w:rsidRPr="00402813" w:rsidR="1235966F">
        <w:t xml:space="preserve">An assignment that asks a student to create learning activities that focus on ways of knowing (as you are being asked to do in this </w:t>
      </w:r>
      <w:r w:rsidRPr="00402813" w:rsidR="491EFF01">
        <w:t>course</w:t>
      </w:r>
      <w:r w:rsidRPr="00402813" w:rsidR="1235966F">
        <w:t xml:space="preserve">), might require the student to use creative insight and imagination. </w:t>
      </w:r>
    </w:p>
    <w:p w:rsidRPr="00402813" w:rsidR="2D42E290" w:rsidP="00402813" w:rsidRDefault="71E6F3D8" w14:paraId="0FC4A678" w14:textId="391937A4">
      <w:pPr>
        <w:spacing w:after="120" w:line="240" w:lineRule="auto"/>
        <w:rPr>
          <w:rFonts w:ascii="Aptos" w:hAnsi="Aptos" w:eastAsia="Aptos" w:cs="Aptos"/>
          <w:color w:val="000000" w:themeColor="text1"/>
          <w:sz w:val="24"/>
          <w:szCs w:val="24"/>
        </w:rPr>
      </w:pPr>
      <w:r w:rsidR="71E6F3D8">
        <w:rPr/>
        <w:t xml:space="preserve">As an education, when you </w:t>
      </w:r>
      <w:r w:rsidR="2D42E290">
        <w:rPr/>
        <w:t>choos</w:t>
      </w:r>
      <w:r w:rsidR="1C7AF614">
        <w:rPr/>
        <w:t>e</w:t>
      </w:r>
      <w:r w:rsidR="2D42E290">
        <w:rPr/>
        <w:t xml:space="preserve"> texts, articles</w:t>
      </w:r>
      <w:r w:rsidR="15E27EAF">
        <w:rPr/>
        <w:t xml:space="preserve">, music, or poems, this </w:t>
      </w:r>
      <w:r w:rsidR="15E27EAF">
        <w:rPr/>
        <w:t>determines</w:t>
      </w:r>
      <w:r w:rsidR="15E27EAF">
        <w:rPr/>
        <w:t xml:space="preserve"> the extent to which students experience the full range of knowing in their learning. </w:t>
      </w:r>
      <w:r w:rsidR="7D8F8D38">
        <w:rPr/>
        <w:t>T</w:t>
      </w:r>
      <w:r w:rsidR="2D42E290">
        <w:rPr/>
        <w:t xml:space="preserve">he </w:t>
      </w:r>
      <w:r w:rsidR="190F602A">
        <w:rPr/>
        <w:t xml:space="preserve">resources you select also </w:t>
      </w:r>
      <w:r w:rsidR="190F602A">
        <w:rPr/>
        <w:t>determine</w:t>
      </w:r>
      <w:r w:rsidR="190F602A">
        <w:rPr/>
        <w:t xml:space="preserve"> the </w:t>
      </w:r>
      <w:r w:rsidR="2D42E290">
        <w:rPr/>
        <w:t xml:space="preserve">type of </w:t>
      </w:r>
      <w:r w:rsidR="002E0E31">
        <w:rPr/>
        <w:t>information students</w:t>
      </w:r>
      <w:r w:rsidR="2D42E290">
        <w:rPr/>
        <w:t xml:space="preserve"> pay attention to. </w:t>
      </w:r>
    </w:p>
    <w:p w:rsidRPr="00402813" w:rsidR="2D42E290" w:rsidP="00402813" w:rsidRDefault="2D42E290" w14:paraId="00D77672" w14:textId="5B4AC5B3">
      <w:pPr>
        <w:spacing w:after="120" w:line="240" w:lineRule="auto"/>
        <w:rPr>
          <w:rFonts w:ascii="Aptos" w:hAnsi="Aptos" w:eastAsia="Aptos" w:cs="Aptos"/>
          <w:color w:val="000000" w:themeColor="text1"/>
          <w:sz w:val="24"/>
          <w:szCs w:val="24"/>
        </w:rPr>
      </w:pPr>
      <w:r w:rsidR="2D42E290">
        <w:rPr/>
        <w:t xml:space="preserve">Embodied realizing in the classroom may take the form of an experiential learning activity where the students are asked to interview someone, ‘shadow’ them for a time or listen to a podcast and describe their ‘gut </w:t>
      </w:r>
      <w:r w:rsidR="3BC8348D">
        <w:rPr/>
        <w:t>reactions’</w:t>
      </w:r>
      <w:r w:rsidR="2D42E290">
        <w:rPr/>
        <w:t xml:space="preserve"> or impressions. Reading biographies is an excellent way for learners to become more emotionally attuned to the feelings and affective states of others. This develops empathy</w:t>
      </w:r>
      <w:r w:rsidR="002E0E31">
        <w:rPr/>
        <w:t>—</w:t>
      </w:r>
      <w:r w:rsidR="2D42E290">
        <w:rPr/>
        <w:t xml:space="preserve">a crucial </w:t>
      </w:r>
      <w:r w:rsidR="2D42E290">
        <w:rPr/>
        <w:t>component</w:t>
      </w:r>
      <w:r w:rsidR="2D42E290">
        <w:rPr/>
        <w:t xml:space="preserve"> of being hospitable in a diverse, pluralistic society.</w:t>
      </w:r>
    </w:p>
    <w:p w:rsidRPr="00402813" w:rsidR="5D6999E4" w:rsidP="00402813" w:rsidRDefault="5D6999E4" w14:paraId="5908993B" w14:textId="04ADCC45">
      <w:pPr>
        <w:spacing w:after="120" w:line="240" w:lineRule="auto"/>
      </w:pPr>
    </w:p>
    <w:p w:rsidRPr="002E0E31" w:rsidR="00E7579E" w:rsidP="7CF37283" w:rsidRDefault="003150D0" w14:paraId="421A4B1A" w14:textId="1044CBB6">
      <w:pPr>
        <w:pStyle w:val="Heading2"/>
      </w:pPr>
      <w:r w:rsidR="003150D0">
        <w:rPr/>
        <w:t>T</w:t>
      </w:r>
      <w:r w:rsidR="7512EEF6">
        <w:rPr/>
        <w:t>he Adult Educator as Servant Leader</w:t>
      </w:r>
    </w:p>
    <w:p w:rsidRPr="00402813" w:rsidR="00E7579E" w:rsidP="00402813" w:rsidRDefault="7512EEF6" w14:paraId="1B4D13B9" w14:textId="77D36FBB">
      <w:pPr>
        <w:spacing w:after="120" w:line="240" w:lineRule="auto"/>
        <w:rPr>
          <w:rFonts w:ascii="Aptos" w:hAnsi="Aptos" w:eastAsia="Aptos" w:cs="Aptos"/>
          <w:color w:val="000000" w:themeColor="text1"/>
          <w:sz w:val="24"/>
          <w:szCs w:val="24"/>
        </w:rPr>
      </w:pPr>
      <w:r w:rsidR="7512EEF6">
        <w:rPr/>
        <w:t xml:space="preserve">Servant </w:t>
      </w:r>
      <w:r w:rsidR="00AC20AC">
        <w:rPr/>
        <w:t>l</w:t>
      </w:r>
      <w:r w:rsidR="7512EEF6">
        <w:rPr/>
        <w:t xml:space="preserve">eadership requires a strong orientation to values that allow adult educators to know, care about, and serve their learners well. Since beliefs, influenced by context and culture influence decision making, expectations and emotions, it matters </w:t>
      </w:r>
      <w:r w:rsidR="7512EEF6">
        <w:rPr/>
        <w:t>greatly what</w:t>
      </w:r>
      <w:r w:rsidR="7512EEF6">
        <w:rPr/>
        <w:t xml:space="preserve"> leadership model you adhere and aspire to. What we value, we </w:t>
      </w:r>
      <w:r w:rsidR="7512EEF6">
        <w:rPr/>
        <w:t>prioritize</w:t>
      </w:r>
      <w:r w:rsidR="7512EEF6">
        <w:rPr/>
        <w:t xml:space="preserve"> and this shapes our work and lives.</w:t>
      </w:r>
    </w:p>
    <w:p w:rsidRPr="00402813" w:rsidR="00E7579E" w:rsidP="00402813" w:rsidRDefault="74EFCBE6" w14:paraId="46A4113B" w14:textId="260ECBAB">
      <w:pPr>
        <w:spacing w:after="120" w:line="240" w:lineRule="auto"/>
        <w:rPr>
          <w:rFonts w:ascii="Aptos" w:hAnsi="Aptos" w:eastAsia="Aptos" w:cs="Aptos"/>
          <w:color w:val="000000" w:themeColor="text1"/>
          <w:sz w:val="24"/>
          <w:szCs w:val="24"/>
        </w:rPr>
      </w:pPr>
      <w:r w:rsidR="74EFCBE6">
        <w:rPr/>
        <w:t xml:space="preserve">By way of example of what servant leadership can look like as an adult educator, </w:t>
      </w:r>
      <w:r w:rsidR="74EFCBE6">
        <w:rPr/>
        <w:t>I share part of my own journey with you</w:t>
      </w:r>
      <w:r w:rsidR="74EFCBE6">
        <w:rPr/>
        <w:t>. As a Canadian educator</w:t>
      </w:r>
      <w:r w:rsidR="00AC20AC">
        <w:rPr/>
        <w:t>,</w:t>
      </w:r>
      <w:r w:rsidR="74EFCBE6">
        <w:rPr/>
        <w:t xml:space="preserve"> one key challenge</w:t>
      </w:r>
      <w:r w:rsidR="74EFCBE6">
        <w:rPr/>
        <w:t xml:space="preserve"> I face</w:t>
      </w:r>
      <w:r w:rsidR="74EFCBE6">
        <w:rPr/>
        <w:t xml:space="preserve"> is the mandate to </w:t>
      </w:r>
      <w:r w:rsidR="003028AD">
        <w:rPr/>
        <w:t>I</w:t>
      </w:r>
      <w:r w:rsidR="74EFCBE6">
        <w:rPr/>
        <w:t xml:space="preserve">ndigenize the curriculum. This is part of a broader call to educational leaders to work toward healing and reconciliation. In Canadian history, education was used as a tool of assimilation to extricate children from their culture and language. A statement of the </w:t>
      </w:r>
      <w:r w:rsidR="688E3011">
        <w:rPr/>
        <w:t>Aboriginal</w:t>
      </w:r>
      <w:r w:rsidR="74EFCBE6">
        <w:rPr/>
        <w:t xml:space="preserve"> Healing Foundation </w:t>
      </w:r>
      <w:r w:rsidR="003028AD">
        <w:rPr/>
        <w:t xml:space="preserve">(2010) </w:t>
      </w:r>
      <w:r w:rsidR="74EFCBE6">
        <w:rPr/>
        <w:t>succinctly summarizes the gravity of this call to action:</w:t>
      </w:r>
    </w:p>
    <w:p w:rsidRPr="003028AD" w:rsidR="00E7579E" w:rsidP="7CF37283" w:rsidRDefault="74EFCBE6" w14:paraId="0D2999FC" w14:textId="4040489E">
      <w:pPr>
        <w:pStyle w:val="Quote"/>
        <w:spacing w:before="0" w:after="120" w:line="240" w:lineRule="auto"/>
        <w:ind w:left="720"/>
        <w:jc w:val="left"/>
        <w:rPr>
          <w:i w:val="0"/>
          <w:iCs w:val="0"/>
          <w:rPrChange w:author="" w16du:dateUtc="2026-01-09T21:20:00Z" w:id="1614728655">
            <w:rPr/>
          </w:rPrChange>
        </w:rPr>
      </w:pPr>
      <w:r w:rsidRPr="7CF37283" w:rsidR="74EFCBE6">
        <w:rPr>
          <w:i w:val="0"/>
          <w:iCs w:val="0"/>
        </w:rPr>
        <w:t xml:space="preserve">No other population group in Canada’s history has endured such a deliberate, comprehensive, and prolonged assault on their human rights as that of Indigenous people. Yet, despite growing recognition of past wrongs, many Canadians </w:t>
      </w:r>
      <w:r w:rsidRPr="7CF37283" w:rsidR="74EFCBE6">
        <w:rPr>
          <w:i w:val="0"/>
          <w:iCs w:val="0"/>
        </w:rPr>
        <w:t>remain</w:t>
      </w:r>
      <w:r w:rsidRPr="7CF37283" w:rsidR="74EFCBE6">
        <w:rPr>
          <w:i w:val="0"/>
          <w:iCs w:val="0"/>
        </w:rPr>
        <w:t xml:space="preserve"> unaware of the full scope of these injustices or their impacts. </w:t>
      </w:r>
      <w:r w:rsidRPr="7CF37283" w:rsidR="22FF00ED">
        <w:rPr>
          <w:i w:val="0"/>
          <w:iCs w:val="0"/>
        </w:rPr>
        <w:t>(</w:t>
      </w:r>
      <w:r w:rsidRPr="7CF37283" w:rsidR="22FF00ED">
        <w:rPr>
          <w:i w:val="0"/>
          <w:iCs w:val="0"/>
        </w:rPr>
        <w:t>p. 35)</w:t>
      </w:r>
      <w:r w:rsidRPr="7CF37283" w:rsidR="22FF00ED">
        <w:rPr>
          <w:i w:val="0"/>
          <w:iCs w:val="0"/>
        </w:rPr>
        <w:t xml:space="preserve">.  </w:t>
      </w:r>
    </w:p>
    <w:p w:rsidRPr="00402813" w:rsidR="00E7579E" w:rsidP="7CF37283" w:rsidRDefault="529DD944" w14:paraId="373D5036" w14:textId="74C77DFF">
      <w:pPr>
        <w:pStyle w:val="Quote"/>
        <w:spacing w:before="0" w:after="120" w:line="240" w:lineRule="auto"/>
        <w:jc w:val="left"/>
        <w:rPr>
          <w:i w:val="0"/>
          <w:iCs w:val="0"/>
        </w:rPr>
      </w:pPr>
      <w:r w:rsidRPr="7CF37283" w:rsidR="529DD944">
        <w:rPr>
          <w:i w:val="0"/>
          <w:iCs w:val="0"/>
        </w:rPr>
        <w:t>Dr. Adrienne Castellon, an original author of this course, shared her reflections on the process o</w:t>
      </w:r>
      <w:r w:rsidRPr="7CF37283" w:rsidR="003028AD">
        <w:rPr>
          <w:i w:val="0"/>
          <w:iCs w:val="0"/>
        </w:rPr>
        <w:t>f</w:t>
      </w:r>
      <w:r w:rsidRPr="7CF37283" w:rsidR="529DD944">
        <w:rPr>
          <w:i w:val="0"/>
          <w:iCs w:val="0"/>
        </w:rPr>
        <w:t xml:space="preserve"> learning about and integration Indigenous perspectives into her </w:t>
      </w:r>
      <w:r w:rsidRPr="7CF37283" w:rsidR="003028AD">
        <w:rPr>
          <w:i w:val="0"/>
          <w:iCs w:val="0"/>
        </w:rPr>
        <w:t>teaching</w:t>
      </w:r>
      <w:r w:rsidRPr="7CF37283" w:rsidR="529DD944">
        <w:rPr>
          <w:i w:val="0"/>
          <w:iCs w:val="0"/>
        </w:rPr>
        <w:t xml:space="preserve"> and learning.</w:t>
      </w:r>
    </w:p>
    <w:p w:rsidRPr="00402813" w:rsidR="00E7579E" w:rsidP="7CF37283" w:rsidRDefault="74EFCBE6" w14:paraId="64502BA8" w14:textId="685C2A09">
      <w:pPr>
        <w:pStyle w:val="Quote"/>
        <w:spacing w:before="0" w:after="120" w:line="240" w:lineRule="auto"/>
        <w:jc w:val="left"/>
        <w:rPr>
          <w:i w:val="0"/>
          <w:iCs w:val="0"/>
          <w:highlight w:val="yellow"/>
        </w:rPr>
      </w:pPr>
      <w:r w:rsidRPr="7CF37283" w:rsidR="74EFCBE6">
        <w:rPr>
          <w:i w:val="0"/>
          <w:iCs w:val="0"/>
        </w:rPr>
        <w:t xml:space="preserve">More than a political mandate however, educators need to realize </w:t>
      </w:r>
      <w:r w:rsidRPr="7CF37283" w:rsidR="74EFCBE6">
        <w:rPr>
          <w:i w:val="0"/>
          <w:iCs w:val="0"/>
        </w:rPr>
        <w:t>our</w:t>
      </w:r>
      <w:r w:rsidRPr="7CF37283" w:rsidR="74EFCBE6">
        <w:rPr>
          <w:i w:val="0"/>
          <w:iCs w:val="0"/>
        </w:rPr>
        <w:t xml:space="preserve"> moral responsibilities to relate accurately and acknowledge fully </w:t>
      </w:r>
      <w:r w:rsidRPr="7CF37283" w:rsidR="000E3273">
        <w:rPr>
          <w:i w:val="0"/>
          <w:iCs w:val="0"/>
        </w:rPr>
        <w:t>the nation</w:t>
      </w:r>
      <w:r w:rsidRPr="7CF37283" w:rsidR="000E3273">
        <w:rPr>
          <w:i w:val="0"/>
          <w:iCs w:val="0"/>
        </w:rPr>
        <w:t>’s</w:t>
      </w:r>
      <w:r w:rsidRPr="7CF37283" w:rsidR="74EFCBE6">
        <w:rPr>
          <w:i w:val="0"/>
          <w:iCs w:val="0"/>
        </w:rPr>
        <w:t xml:space="preserve"> regrettable past. </w:t>
      </w:r>
      <w:r w:rsidRPr="7CF37283" w:rsidR="74EFCBE6">
        <w:rPr>
          <w:i w:val="0"/>
          <w:iCs w:val="0"/>
        </w:rPr>
        <w:t>I propose that the</w:t>
      </w:r>
      <w:r w:rsidRPr="7CF37283" w:rsidR="74EFCBE6">
        <w:rPr>
          <w:i w:val="0"/>
          <w:iCs w:val="0"/>
        </w:rPr>
        <w:t xml:space="preserve"> effort educators in Canada are undergoing requires servant leadership dispositions. For </w:t>
      </w:r>
      <w:r w:rsidRPr="7CF37283" w:rsidR="74EFCBE6">
        <w:rPr>
          <w:i w:val="0"/>
          <w:iCs w:val="0"/>
        </w:rPr>
        <w:t>me</w:t>
      </w:r>
      <w:r w:rsidRPr="7CF37283" w:rsidR="74EFCBE6">
        <w:rPr>
          <w:i w:val="0"/>
          <w:iCs w:val="0"/>
        </w:rPr>
        <w:t xml:space="preserve">, this has been, and continues to be, a process of developing knowledge of </w:t>
      </w:r>
      <w:r w:rsidRPr="7CF37283" w:rsidR="74EFCBE6">
        <w:rPr>
          <w:i w:val="0"/>
          <w:iCs w:val="0"/>
        </w:rPr>
        <w:t>my</w:t>
      </w:r>
      <w:r w:rsidRPr="7CF37283" w:rsidR="74EFCBE6">
        <w:rPr>
          <w:i w:val="0"/>
          <w:iCs w:val="0"/>
        </w:rPr>
        <w:t xml:space="preserve"> own </w:t>
      </w:r>
      <w:r w:rsidRPr="7CF37283" w:rsidR="000E3273">
        <w:rPr>
          <w:i w:val="0"/>
          <w:iCs w:val="0"/>
        </w:rPr>
        <w:t>ignorance</w:t>
      </w:r>
      <w:r w:rsidRPr="7CF37283" w:rsidR="74EFCBE6">
        <w:rPr>
          <w:i w:val="0"/>
          <w:iCs w:val="0"/>
        </w:rPr>
        <w:t xml:space="preserve">, discovering </w:t>
      </w:r>
      <w:r w:rsidRPr="7CF37283" w:rsidR="74EFCBE6">
        <w:rPr>
          <w:i w:val="0"/>
          <w:iCs w:val="0"/>
        </w:rPr>
        <w:t>my</w:t>
      </w:r>
      <w:r w:rsidRPr="7CF37283" w:rsidR="74EFCBE6">
        <w:rPr>
          <w:i w:val="0"/>
          <w:iCs w:val="0"/>
        </w:rPr>
        <w:t xml:space="preserve"> own prejudices and myths and having the courage to change views and practices. It has required the disposition to work through intellectual and emotional complexities that have caused confusion and frustration. But </w:t>
      </w:r>
      <w:r w:rsidRPr="7CF37283" w:rsidR="74EFCBE6">
        <w:rPr>
          <w:i w:val="0"/>
          <w:iCs w:val="0"/>
        </w:rPr>
        <w:t>I am</w:t>
      </w:r>
      <w:r w:rsidRPr="7CF37283" w:rsidR="74EFCBE6">
        <w:rPr>
          <w:i w:val="0"/>
          <w:iCs w:val="0"/>
        </w:rPr>
        <w:t xml:space="preserve"> willing to be disturbed and unsettled. As </w:t>
      </w:r>
      <w:r w:rsidRPr="7CF37283" w:rsidR="74EFCBE6">
        <w:rPr>
          <w:i w:val="0"/>
          <w:iCs w:val="0"/>
        </w:rPr>
        <w:t>I</w:t>
      </w:r>
      <w:r w:rsidRPr="7CF37283" w:rsidR="74EFCBE6">
        <w:rPr>
          <w:i w:val="0"/>
          <w:iCs w:val="0"/>
        </w:rPr>
        <w:t xml:space="preserve"> strive to live servant leadership principles, </w:t>
      </w:r>
      <w:r w:rsidRPr="7CF37283" w:rsidR="74EFCBE6">
        <w:rPr>
          <w:i w:val="0"/>
          <w:iCs w:val="0"/>
        </w:rPr>
        <w:t>approach this challenge with intellectual humility, curiosity and respect for all people which has taken much of the fear of ‘doing it wrong’ away.</w:t>
      </w:r>
      <w:r w:rsidRPr="7CF37283" w:rsidR="4C980867">
        <w:rPr>
          <w:i w:val="0"/>
          <w:iCs w:val="0"/>
        </w:rPr>
        <w:t xml:space="preserve"> (</w:t>
      </w:r>
      <w:r w:rsidRPr="7CF37283" w:rsidR="2216185C">
        <w:rPr>
          <w:i w:val="0"/>
          <w:iCs w:val="0"/>
        </w:rPr>
        <w:t xml:space="preserve">Castellon, </w:t>
      </w:r>
      <w:r w:rsidRPr="7CF37283" w:rsidR="37338827">
        <w:rPr>
          <w:i w:val="0"/>
          <w:iCs w:val="0"/>
        </w:rPr>
        <w:t>n.d.)</w:t>
      </w:r>
    </w:p>
    <w:p w:rsidRPr="00402813" w:rsidR="00E7579E" w:rsidP="00402813" w:rsidRDefault="00A9691F" w14:paraId="5C4C52AE" w14:textId="10CF764B">
      <w:pPr>
        <w:spacing w:after="120" w:line="240" w:lineRule="auto"/>
        <w:rPr>
          <w:rFonts w:ascii="Aptos" w:hAnsi="Aptos" w:eastAsia="Aptos" w:cs="Aptos"/>
          <w:color w:val="000000" w:themeColor="text1"/>
          <w:sz w:val="24"/>
          <w:szCs w:val="24"/>
        </w:rPr>
      </w:pPr>
      <w:r w:rsidR="7512EEF6">
        <w:rPr/>
        <w:t>Our</w:t>
      </w:r>
      <w:r w:rsidR="7512EEF6">
        <w:rPr/>
        <w:t xml:space="preserve"> world </w:t>
      </w:r>
      <w:r w:rsidR="7512EEF6">
        <w:rPr/>
        <w:t>is in need of</w:t>
      </w:r>
      <w:r w:rsidR="7512EEF6">
        <w:rPr/>
        <w:t xml:space="preserve"> adult educators who strive to live servant leadership principles in their practice. The resulting wideness of spirit dedicated toward the welfare of others is magnanimity</w:t>
      </w:r>
      <w:r w:rsidR="00A902F1">
        <w:rPr/>
        <w:t>—</w:t>
      </w:r>
      <w:r w:rsidR="7512EEF6">
        <w:rPr/>
        <w:t xml:space="preserve">what Aristotle called the crowing virtue in his hierarchy of virtues. The adult educator has </w:t>
      </w:r>
      <w:r w:rsidR="7512EEF6">
        <w:rPr/>
        <w:t>an important role</w:t>
      </w:r>
      <w:r w:rsidR="7512EEF6">
        <w:rPr/>
        <w:t xml:space="preserve"> in creating a more peaceful world through education that serves people and influences others to do the same.</w:t>
      </w:r>
    </w:p>
    <w:p w:rsidRPr="00402813" w:rsidR="00E7579E" w:rsidP="00402813" w:rsidRDefault="7512EEF6" w14:paraId="344EF615" w14:textId="2403DC7F">
      <w:pPr>
        <w:spacing w:after="120" w:line="240" w:lineRule="auto"/>
        <w:rPr>
          <w:rFonts w:ascii="Aptos" w:hAnsi="Aptos" w:eastAsia="Aptos" w:cs="Aptos"/>
          <w:color w:val="000000" w:themeColor="text1"/>
          <w:sz w:val="24"/>
          <w:szCs w:val="24"/>
        </w:rPr>
      </w:pPr>
      <w:r w:rsidRPr="00402813">
        <w:t>For more information about servant leadership, please see the resource section for this unit.</w:t>
      </w:r>
    </w:p>
    <w:p w:rsidRPr="00402813" w:rsidR="00E7579E" w:rsidP="00402813" w:rsidRDefault="00E7579E" w14:paraId="64C8D352" w14:textId="7023AF91">
      <w:pPr>
        <w:spacing w:after="120" w:line="240" w:lineRule="auto"/>
      </w:pPr>
    </w:p>
    <w:p w:rsidRPr="005B043D" w:rsidR="00C17366" w:rsidP="7CF37283" w:rsidRDefault="684DDD55" w14:paraId="0CB670C8" w14:textId="1938BE36">
      <w:pPr>
        <w:pStyle w:val="Heading3"/>
      </w:pPr>
      <w:r w:rsidR="684DDD55">
        <w:rPr/>
        <w:t xml:space="preserve">Activity: </w:t>
      </w:r>
      <w:r w:rsidR="50C70D0D">
        <w:rPr/>
        <w:t>Servant Leadership Video</w:t>
      </w:r>
    </w:p>
    <w:p w:rsidRPr="00402813" w:rsidR="3F9590C5" w:rsidP="00402813" w:rsidRDefault="3F9590C5" w14:paraId="7F1272B2" w14:textId="58646750">
      <w:pPr>
        <w:spacing w:after="120" w:line="240" w:lineRule="auto"/>
      </w:pPr>
      <w:r w:rsidRPr="00402813">
        <w:t xml:space="preserve">Estimated Time: </w:t>
      </w:r>
      <w:r w:rsidRPr="00402813" w:rsidR="0E2B84DC">
        <w:t>30</w:t>
      </w:r>
      <w:r w:rsidRPr="00402813">
        <w:t xml:space="preserve"> minutes</w:t>
      </w:r>
    </w:p>
    <w:p w:rsidRPr="00402813" w:rsidR="5D6999E4" w:rsidP="00402813" w:rsidRDefault="62BCCA1A" w14:paraId="1B1D7127" w14:textId="30393A69">
      <w:pPr>
        <w:spacing w:after="120" w:line="240" w:lineRule="auto"/>
      </w:pPr>
      <w:r w:rsidR="62BCCA1A">
        <w:rPr/>
        <w:t>W</w:t>
      </w:r>
      <w:r w:rsidR="489F4549">
        <w:rPr/>
        <w:t>atch</w:t>
      </w:r>
      <w:r w:rsidR="1E2C2533">
        <w:rPr/>
        <w:t xml:space="preserve"> </w:t>
      </w:r>
      <w:hyperlink r:id="Rb19b94408a85457f">
        <w:r w:rsidRPr="7CF37283" w:rsidR="3AA6AE0D">
          <w:rPr>
            <w:rStyle w:val="Hyperlink"/>
          </w:rPr>
          <w:t>“</w:t>
        </w:r>
        <w:r w:rsidRPr="7CF37283" w:rsidR="489F4549">
          <w:rPr>
            <w:rStyle w:val="Hyperlink"/>
          </w:rPr>
          <w:t xml:space="preserve">Servant Leadership: How a </w:t>
        </w:r>
        <w:r w:rsidRPr="7CF37283" w:rsidR="2D1AF3FD">
          <w:rPr>
            <w:rStyle w:val="Hyperlink"/>
          </w:rPr>
          <w:t>Jar C</w:t>
        </w:r>
        <w:r w:rsidRPr="7CF37283" w:rsidR="2D1AF3FD">
          <w:rPr>
            <w:rStyle w:val="Hyperlink"/>
          </w:rPr>
          <w:t>a</w:t>
        </w:r>
        <w:r w:rsidRPr="7CF37283" w:rsidR="2D1AF3FD">
          <w:rPr>
            <w:rStyle w:val="Hyperlink"/>
          </w:rPr>
          <w:t>n Change the Way You Lead and Serve"</w:t>
        </w:r>
      </w:hyperlink>
      <w:r w:rsidR="18093A81">
        <w:rPr/>
        <w:t xml:space="preserve"> </w:t>
      </w:r>
      <w:r w:rsidR="489F4549">
        <w:rPr/>
        <w:t>(TEDx Talks, 2017)</w:t>
      </w:r>
      <w:r w:rsidR="08F94020">
        <w:rPr/>
        <w:t>.</w:t>
      </w:r>
      <w:r w:rsidR="56B836C3">
        <w:rPr/>
        <w:t xml:space="preserve"> As you watch the video, consider</w:t>
      </w:r>
      <w:r w:rsidR="005B043D">
        <w:rPr/>
        <w:t xml:space="preserve"> how</w:t>
      </w:r>
      <w:r w:rsidR="56B836C3">
        <w:rPr/>
        <w:t xml:space="preserve"> assumption and </w:t>
      </w:r>
      <w:r w:rsidR="56B836C3">
        <w:rPr/>
        <w:t>perceptions</w:t>
      </w:r>
      <w:r w:rsidR="005B043D">
        <w:rPr/>
        <w:t xml:space="preserve"> may</w:t>
      </w:r>
      <w:r w:rsidR="56B836C3">
        <w:rPr/>
        <w:t xml:space="preserve"> </w:t>
      </w:r>
      <w:r w:rsidR="56B836C3">
        <w:rPr/>
        <w:t>impact</w:t>
      </w:r>
      <w:r w:rsidR="56B836C3">
        <w:rPr/>
        <w:t xml:space="preserve"> your role as an adult educator? How are adult </w:t>
      </w:r>
      <w:r w:rsidR="56B836C3">
        <w:rPr/>
        <w:t>educators</w:t>
      </w:r>
      <w:r w:rsidR="56B836C3">
        <w:rPr/>
        <w:t xml:space="preserve"> servant leaders?  </w:t>
      </w:r>
    </w:p>
    <w:p w:rsidRPr="00402813" w:rsidR="5D6999E4" w:rsidP="00402813" w:rsidRDefault="360FF4DE" w14:paraId="67B0230F" w14:textId="06006BAF">
      <w:pPr>
        <w:spacing w:after="120" w:line="240" w:lineRule="auto"/>
        <w:rPr>
          <w:b/>
          <w:bCs/>
        </w:rPr>
      </w:pPr>
      <w:r w:rsidRPr="00402813">
        <w:rPr>
          <w:b/>
          <w:bCs/>
        </w:rPr>
        <w:t xml:space="preserve">Questions to Consider: </w:t>
      </w:r>
    </w:p>
    <w:p w:rsidRPr="00402813" w:rsidR="5D6999E4" w:rsidP="00402813" w:rsidRDefault="2A9726B6" w14:paraId="41CCE614" w14:textId="2F436328">
      <w:pPr>
        <w:pStyle w:val="ListParagraph"/>
        <w:numPr>
          <w:ilvl w:val="0"/>
          <w:numId w:val="1"/>
        </w:numPr>
        <w:spacing w:after="120" w:line="240" w:lineRule="auto"/>
        <w:rPr>
          <w:rFonts w:ascii="Aptos" w:hAnsi="Aptos" w:eastAsia="Aptos" w:cs="Aptos"/>
          <w:color w:val="000000" w:themeColor="text1"/>
        </w:rPr>
      </w:pPr>
      <w:r w:rsidRPr="00402813">
        <w:t>How are you going to live out the seven concepts of intentional practice Frett outlines? List each of the concepts and how you could live each one.</w:t>
      </w:r>
    </w:p>
    <w:p w:rsidRPr="00402813" w:rsidR="5D6999E4" w:rsidP="00402813" w:rsidRDefault="2A9726B6" w14:paraId="31A317FA" w14:textId="65221B0A">
      <w:pPr>
        <w:pStyle w:val="ListParagraph"/>
        <w:numPr>
          <w:ilvl w:val="0"/>
          <w:numId w:val="1"/>
        </w:numPr>
        <w:spacing w:after="120" w:line="240" w:lineRule="auto"/>
        <w:rPr>
          <w:rFonts w:ascii="Aptos" w:hAnsi="Aptos" w:eastAsia="Aptos" w:cs="Aptos"/>
          <w:color w:val="000000" w:themeColor="text1"/>
        </w:rPr>
      </w:pPr>
      <w:r w:rsidR="2A9726B6">
        <w:rPr/>
        <w:t xml:space="preserve">Reference the </w:t>
      </w:r>
      <w:r w:rsidR="6ED82E0C">
        <w:rPr/>
        <w:t xml:space="preserve">Brookfield and </w:t>
      </w:r>
      <w:r w:rsidR="6ED82E0C">
        <w:rPr/>
        <w:t>Preskill</w:t>
      </w:r>
      <w:r w:rsidR="6ED82E0C">
        <w:rPr/>
        <w:t xml:space="preserve"> (2016) and Silberman and </w:t>
      </w:r>
      <w:r w:rsidR="6ED82E0C">
        <w:rPr/>
        <w:t>Biech</w:t>
      </w:r>
      <w:r w:rsidR="6ED82E0C">
        <w:rPr/>
        <w:t xml:space="preserve"> (2015</w:t>
      </w:r>
      <w:r w:rsidR="006639F8">
        <w:rPr/>
        <w:t>) and</w:t>
      </w:r>
      <w:r w:rsidR="2A9726B6">
        <w:rPr/>
        <w:t xml:space="preserve"> find one</w:t>
      </w:r>
      <w:r w:rsidR="006639F8">
        <w:rPr/>
        <w:t xml:space="preserve"> (1)</w:t>
      </w:r>
      <w:r w:rsidR="2A9726B6">
        <w:rPr/>
        <w:t xml:space="preserve"> strategy to apply to each of the seven </w:t>
      </w:r>
      <w:r w:rsidR="006639F8">
        <w:rPr/>
        <w:t xml:space="preserve">(7) </w:t>
      </w:r>
      <w:r w:rsidR="2A9726B6">
        <w:rPr/>
        <w:t>concepts. List each concept of intentional practice and your chosen strategy beside it, include a brief description of the strategy.</w:t>
      </w:r>
    </w:p>
    <w:p w:rsidRPr="00402813" w:rsidR="5D6999E4" w:rsidP="00402813" w:rsidRDefault="2A9726B6" w14:paraId="6179115E" w14:textId="415DBE22">
      <w:pPr>
        <w:pStyle w:val="ListParagraph"/>
        <w:numPr>
          <w:ilvl w:val="0"/>
          <w:numId w:val="1"/>
        </w:numPr>
        <w:spacing w:after="120" w:line="240" w:lineRule="auto"/>
        <w:rPr>
          <w:rFonts w:ascii="Aptos" w:hAnsi="Aptos" w:eastAsia="Aptos" w:cs="Aptos"/>
          <w:color w:val="000000" w:themeColor="text1"/>
        </w:rPr>
      </w:pPr>
      <w:r w:rsidRPr="00402813">
        <w:t>In a general manner, explain how to use the strategies with intentionality to be a servant leader in the adult learning environment.</w:t>
      </w:r>
    </w:p>
    <w:p w:rsidRPr="00402813" w:rsidR="5D6999E4" w:rsidP="00402813" w:rsidRDefault="58DE6E65" w14:paraId="7286F687" w14:textId="1ED4ADB9">
      <w:pPr>
        <w:pStyle w:val="NoteCallout"/>
        <w:spacing w:after="120" w:line="240" w:lineRule="auto"/>
      </w:pPr>
      <w:r w:rsidRPr="00402813">
        <w:t xml:space="preserve">Note: This activity serves as the discussion prompt for this unit. </w:t>
      </w:r>
      <w:r w:rsidRPr="00402813" w:rsidR="655A21B7">
        <w:t>S</w:t>
      </w:r>
      <w:r w:rsidRPr="00402813">
        <w:t xml:space="preserve">hare your response and </w:t>
      </w:r>
      <w:r w:rsidRPr="00402813" w:rsidR="51AE86DE">
        <w:t xml:space="preserve">connect with others </w:t>
      </w:r>
      <w:r w:rsidRPr="00402813" w:rsidR="1180D5A4">
        <w:t xml:space="preserve">in the Learning Community </w:t>
      </w:r>
      <w:r w:rsidRPr="00402813" w:rsidR="51AE86DE">
        <w:t xml:space="preserve">to deepen your </w:t>
      </w:r>
      <w:r w:rsidRPr="00402813">
        <w:t>understanding</w:t>
      </w:r>
      <w:r w:rsidRPr="00402813" w:rsidR="3EFC0ABB">
        <w:t>.</w:t>
      </w:r>
    </w:p>
    <w:p w:rsidRPr="00402813" w:rsidR="5D6999E4" w:rsidP="00402813" w:rsidRDefault="5D6999E4" w14:paraId="6989F3CA" w14:textId="78B909B7">
      <w:pPr>
        <w:spacing w:after="120" w:line="240" w:lineRule="auto"/>
      </w:pPr>
    </w:p>
    <w:p w:rsidRPr="006639F8" w:rsidR="00E7579E" w:rsidP="7CF37283" w:rsidRDefault="00E7579E" w14:paraId="2137D0F0" w14:textId="6DAD5467">
      <w:pPr>
        <w:pStyle w:val="Heading2"/>
        <w:rPr>
          <w:rPrChange w:author="" w16du:dateUtc="2026-01-09T21:23:00Z" w:id="1260074211">
            <w:rPr>
              <w:rFonts w:asciiTheme="minorHAnsi" w:hAnsiTheme="minorHAnsi" w:cstheme="minorBidi"/>
              <w:color w:val="24292E"/>
              <w:sz w:val="22"/>
              <w:szCs w:val="22"/>
            </w:rPr>
          </w:rPrChange>
        </w:rPr>
      </w:pPr>
      <w:r w:rsidR="00E7579E">
        <w:rPr/>
        <w:t>Unit Summary</w:t>
      </w:r>
      <w:r w:rsidR="003150D0">
        <w:rPr/>
        <w:t xml:space="preserve"> </w:t>
      </w:r>
    </w:p>
    <w:p w:rsidRPr="00402813" w:rsidR="345AA6A7" w:rsidP="00402813" w:rsidRDefault="345AA6A7" w14:paraId="60D1FAD9" w14:textId="64C61AC8">
      <w:pPr>
        <w:spacing w:after="120" w:line="240" w:lineRule="auto"/>
        <w:rPr>
          <w:i/>
          <w:iCs/>
          <w:color w:val="FF0000"/>
        </w:rPr>
      </w:pPr>
      <w:r w:rsidRPr="00402813">
        <w:t>In this unit, you have had the opportunity to learn about the role of information and perception in growth and development. You explored the role of adult educator to be an advocate for adult learners. Hopefully the term ‘warrior for the human spirit’ is a compelling call to action for you as a result.</w:t>
      </w:r>
    </w:p>
    <w:p w:rsidRPr="00402813" w:rsidR="345AA6A7" w:rsidP="00402813" w:rsidRDefault="345AA6A7" w14:paraId="1AB310DC" w14:textId="5DC67B9B">
      <w:pPr>
        <w:spacing w:after="120" w:line="240" w:lineRule="auto"/>
      </w:pPr>
      <w:r w:rsidRPr="00402813">
        <w:t>You also explored the concept of the adult educator as servant leader and the importance of intentional practice based on this model of leadership. An adult educator who acts and interacts for the good of learners brings meaning to work and can motivate learners to also find meaning beyond an instrumental, skills-focused view of education. This can lead to a sense of fulfillment and flourishing built on a greater purpose.</w:t>
      </w:r>
    </w:p>
    <w:p w:rsidRPr="00402813" w:rsidR="00E7579E" w:rsidP="00402813" w:rsidRDefault="00E7579E" w14:paraId="5755CBFB" w14:textId="7B392967">
      <w:pPr>
        <w:spacing w:after="120" w:line="240" w:lineRule="auto"/>
      </w:pPr>
    </w:p>
    <w:p w:rsidRPr="006639F8" w:rsidR="003150D0" w:rsidP="7CF37283" w:rsidRDefault="00E7579E" w14:paraId="33C6D436" w14:textId="70EAD276">
      <w:pPr>
        <w:pStyle w:val="Heading3"/>
      </w:pPr>
      <w:r w:rsidR="00E7579E">
        <w:rPr/>
        <w:t>Checking your Learning</w:t>
      </w:r>
      <w:r w:rsidR="003150D0">
        <w:rPr/>
        <w:t xml:space="preserve"> </w:t>
      </w:r>
    </w:p>
    <w:p w:rsidRPr="00402813" w:rsidR="00E7579E" w:rsidP="00402813" w:rsidRDefault="00E7579E" w14:paraId="02D94737" w14:textId="77777777">
      <w:pPr>
        <w:spacing w:after="120" w:line="240" w:lineRule="auto"/>
      </w:pPr>
      <w:r w:rsidRPr="00402813">
        <w:t xml:space="preserve">Before you move on to the next unit, you may want to check to make sure that you are able to: </w:t>
      </w:r>
    </w:p>
    <w:p w:rsidRPr="00402813" w:rsidR="4EC1E9C9" w:rsidP="00402813" w:rsidRDefault="4EC1E9C9" w14:paraId="0D5144A1" w14:textId="79A98B50">
      <w:pPr>
        <w:pStyle w:val="ListParagraph"/>
        <w:numPr>
          <w:ilvl w:val="0"/>
          <w:numId w:val="23"/>
        </w:numPr>
        <w:spacing w:after="120" w:line="240" w:lineRule="auto"/>
        <w:rPr/>
      </w:pPr>
      <w:r w:rsidR="006639F8">
        <w:rPr/>
        <w:t>c</w:t>
      </w:r>
      <w:r w:rsidR="4EC1E9C9">
        <w:rPr/>
        <w:t xml:space="preserve">hoose and/or design strategies with a critical lens for using information to influence growth and development of learners. </w:t>
      </w:r>
    </w:p>
    <w:p w:rsidRPr="00402813" w:rsidR="4EC1E9C9" w:rsidP="00402813" w:rsidRDefault="4EC1E9C9" w14:paraId="49293207" w14:textId="39EFFF86">
      <w:pPr>
        <w:pStyle w:val="ListParagraph"/>
        <w:numPr>
          <w:ilvl w:val="0"/>
          <w:numId w:val="23"/>
        </w:numPr>
        <w:spacing w:after="120" w:line="240" w:lineRule="auto"/>
        <w:rPr/>
      </w:pPr>
      <w:r w:rsidR="006639F8">
        <w:rPr/>
        <w:t>e</w:t>
      </w:r>
      <w:r w:rsidR="4EC1E9C9">
        <w:rPr/>
        <w:t>xplain how an adult educator can be a servant leader.</w:t>
      </w:r>
    </w:p>
    <w:p w:rsidRPr="00402813" w:rsidR="7EC89E37" w:rsidP="00402813" w:rsidRDefault="7EC89E37" w14:paraId="7FA167C7" w14:textId="60A95870">
      <w:pPr>
        <w:pStyle w:val="Compact"/>
        <w:spacing w:before="0" w:after="120" w:line="240" w:lineRule="auto"/>
        <w:rPr>
          <w:rFonts w:ascii="Aptos" w:hAnsi="Aptos" w:eastAsia="Aptos" w:cs="Aptos"/>
          <w:color w:val="000000" w:themeColor="text1"/>
          <w:lang w:val="en-CA"/>
        </w:rPr>
      </w:pPr>
    </w:p>
    <w:p w:rsidRPr="006639F8" w:rsidR="59F3FEDB" w:rsidP="7CF37283" w:rsidRDefault="59F3FEDB" w14:paraId="31790156" w14:textId="70622EB9">
      <w:pPr>
        <w:pStyle w:val="Heading2"/>
      </w:pPr>
      <w:r w:rsidR="59F3FEDB">
        <w:rPr/>
        <w:t>References</w:t>
      </w:r>
    </w:p>
    <w:p w:rsidRPr="00402813" w:rsidR="59F3FEDB" w:rsidP="7CF37283" w:rsidRDefault="59F3FEDB" w14:paraId="75FF34CC" w14:textId="5A50422D">
      <w:pPr>
        <w:spacing w:after="120" w:line="240" w:lineRule="auto"/>
        <w:rPr>
          <w:i w:val="1"/>
          <w:iCs w:val="1"/>
        </w:rPr>
      </w:pPr>
      <w:r w:rsidR="59F3FEDB">
        <w:rPr/>
        <w:t xml:space="preserve">Trinity Western University. (n.d.). </w:t>
      </w:r>
      <w:r w:rsidRPr="7CF37283" w:rsidR="59F3FEDB">
        <w:rPr>
          <w:i w:val="1"/>
          <w:iCs w:val="1"/>
        </w:rPr>
        <w:t xml:space="preserve">Core </w:t>
      </w:r>
      <w:r w:rsidRPr="7CF37283" w:rsidR="006639F8">
        <w:rPr>
          <w:i w:val="1"/>
          <w:iCs w:val="1"/>
        </w:rPr>
        <w:t>w</w:t>
      </w:r>
      <w:r w:rsidRPr="7CF37283" w:rsidR="59F3FEDB">
        <w:rPr>
          <w:i w:val="1"/>
          <w:iCs w:val="1"/>
        </w:rPr>
        <w:t xml:space="preserve">ays of </w:t>
      </w:r>
      <w:r w:rsidRPr="7CF37283" w:rsidR="006639F8">
        <w:rPr>
          <w:i w:val="1"/>
          <w:iCs w:val="1"/>
        </w:rPr>
        <w:t>k</w:t>
      </w:r>
      <w:r w:rsidRPr="7CF37283" w:rsidR="59F3FEDB">
        <w:rPr>
          <w:i w:val="1"/>
          <w:iCs w:val="1"/>
        </w:rPr>
        <w:t xml:space="preserve">nowing. </w:t>
      </w:r>
      <w:hyperlink r:id="Rb997bfb862eb4f09">
        <w:r w:rsidRPr="7CF37283" w:rsidR="59F3FEDB">
          <w:rPr>
            <w:rStyle w:val="Hyperlink"/>
          </w:rPr>
          <w:t>https://www.twu.ca/about-us/liberal-arts-core/core-ways-knowing</w:t>
        </w:r>
      </w:hyperlink>
    </w:p>
    <w:p w:rsidRPr="00402813" w:rsidR="7EC89E37" w:rsidP="00402813" w:rsidRDefault="06607DAC" w14:paraId="54EC65C9" w14:textId="66CAB196">
      <w:pPr>
        <w:spacing w:after="120" w:line="240" w:lineRule="auto"/>
      </w:pPr>
      <w:r w:rsidR="06607DAC">
        <w:rPr/>
        <w:t xml:space="preserve">Aboriginal Healing Foundation (2010). </w:t>
      </w:r>
      <w:r w:rsidRPr="7CF37283" w:rsidR="06607DAC">
        <w:rPr>
          <w:i w:val="1"/>
          <w:iCs w:val="1"/>
        </w:rPr>
        <w:t>A compendium of Aboriginal Healing Foundation research.</w:t>
      </w:r>
      <w:r w:rsidR="06607DAC">
        <w:rPr/>
        <w:t xml:space="preserve"> </w:t>
      </w:r>
      <w:r w:rsidR="06607DAC">
        <w:rPr/>
        <w:t>Dollco</w:t>
      </w:r>
      <w:r w:rsidR="06607DAC">
        <w:rPr/>
        <w:t xml:space="preserve"> Printing. </w:t>
      </w:r>
      <w:hyperlink r:id="R7b3063edb04643d9">
        <w:r w:rsidRPr="7CF37283" w:rsidR="06607DAC">
          <w:rPr>
            <w:rStyle w:val="Hyperlink"/>
          </w:rPr>
          <w:t>https://ehprnh2mwo3.exactdn.com/wp-content/uploads/2021/01/research-compendium.pdf</w:t>
        </w:r>
      </w:hyperlink>
    </w:p>
    <w:p w:rsidRPr="00402813" w:rsidR="1293ED22" w:rsidP="00402813" w:rsidRDefault="1293ED22" w14:paraId="3FEDC9E6" w14:textId="73C0407E">
      <w:pPr>
        <w:spacing w:after="120" w:line="240" w:lineRule="auto"/>
      </w:pPr>
      <w:r w:rsidRPr="7CF37283" w:rsidR="1293ED22">
        <w:rPr>
          <w:rFonts w:ascii="Calibri" w:hAnsi="Calibri" w:eastAsia="Calibri" w:cs="Calibri"/>
        </w:rPr>
        <w:t xml:space="preserve">Brookfield, S. and </w:t>
      </w:r>
      <w:r w:rsidRPr="7CF37283" w:rsidR="1293ED22">
        <w:rPr>
          <w:rFonts w:ascii="Calibri" w:hAnsi="Calibri" w:eastAsia="Calibri" w:cs="Calibri"/>
        </w:rPr>
        <w:t>Preskill</w:t>
      </w:r>
      <w:r w:rsidRPr="7CF37283" w:rsidR="1293ED22">
        <w:rPr>
          <w:rFonts w:ascii="Calibri" w:hAnsi="Calibri" w:eastAsia="Calibri" w:cs="Calibri"/>
        </w:rPr>
        <w:t xml:space="preserve">, S. (2016). </w:t>
      </w:r>
      <w:r w:rsidRPr="7CF37283" w:rsidR="1293ED22">
        <w:rPr>
          <w:rFonts w:ascii="Calibri" w:hAnsi="Calibri" w:eastAsia="Calibri" w:cs="Calibri"/>
          <w:i w:val="1"/>
          <w:iCs w:val="1"/>
        </w:rPr>
        <w:t>The discussion book: 50 great ways to get people talking.</w:t>
      </w:r>
      <w:r w:rsidRPr="7CF37283" w:rsidR="1293ED22">
        <w:rPr>
          <w:rFonts w:ascii="Calibri" w:hAnsi="Calibri" w:eastAsia="Calibri" w:cs="Calibri"/>
        </w:rPr>
        <w:t xml:space="preserve"> Jossey Bass</w:t>
      </w:r>
      <w:r w:rsidRPr="7CF37283" w:rsidR="1293ED22">
        <w:rPr>
          <w:rFonts w:ascii="Calibri" w:hAnsi="Calibri" w:eastAsia="Calibri" w:cs="Calibri"/>
        </w:rPr>
        <w:t xml:space="preserve">.  </w:t>
      </w:r>
      <w:r w:rsidRPr="7CF37283" w:rsidR="1293ED22">
        <w:rPr>
          <w:rFonts w:ascii="Calibri" w:hAnsi="Calibri" w:eastAsia="Calibri" w:cs="Calibri"/>
        </w:rPr>
        <w:t xml:space="preserve">  </w:t>
      </w:r>
    </w:p>
    <w:p w:rsidRPr="00402813" w:rsidR="6832AB6B" w:rsidP="00402813" w:rsidRDefault="6832AB6B" w14:paraId="186029C3" w14:textId="5ED41E64">
      <w:pPr>
        <w:spacing w:after="120" w:line="240" w:lineRule="auto"/>
      </w:pPr>
      <w:r w:rsidRPr="7CF37283" w:rsidR="1293ED22">
        <w:rPr>
          <w:rFonts w:ascii="Calibri" w:hAnsi="Calibri" w:eastAsia="Calibri" w:cs="Calibri"/>
        </w:rPr>
        <w:t xml:space="preserve">Silberman, M. L., &amp; </w:t>
      </w:r>
      <w:r w:rsidRPr="7CF37283" w:rsidR="1293ED22">
        <w:rPr>
          <w:rFonts w:ascii="Calibri" w:hAnsi="Calibri" w:eastAsia="Calibri" w:cs="Calibri"/>
        </w:rPr>
        <w:t>Biech</w:t>
      </w:r>
      <w:r w:rsidRPr="7CF37283" w:rsidR="1293ED22">
        <w:rPr>
          <w:rFonts w:ascii="Calibri" w:hAnsi="Calibri" w:eastAsia="Calibri" w:cs="Calibri"/>
        </w:rPr>
        <w:t xml:space="preserve">, E. (2015). </w:t>
      </w:r>
      <w:r w:rsidRPr="7CF37283" w:rsidR="1293ED22">
        <w:rPr>
          <w:rFonts w:ascii="Calibri" w:hAnsi="Calibri" w:eastAsia="Calibri" w:cs="Calibri"/>
          <w:i w:val="1"/>
          <w:iCs w:val="1"/>
        </w:rPr>
        <w:t>Active training: A handbook of techniques, designs, case examples, and tips</w:t>
      </w:r>
      <w:r w:rsidRPr="7CF37283" w:rsidR="1293ED22">
        <w:rPr>
          <w:rFonts w:ascii="Calibri" w:hAnsi="Calibri" w:eastAsia="Calibri" w:cs="Calibri"/>
        </w:rPr>
        <w:t xml:space="preserve"> (4th ed.). Wiley.</w:t>
      </w:r>
    </w:p>
    <w:p w:rsidRPr="00402813" w:rsidR="7EC89E37" w:rsidP="00402813" w:rsidRDefault="7EC89E37" w14:paraId="04DD7852" w14:textId="59728A24">
      <w:pPr>
        <w:pStyle w:val="Compact"/>
        <w:spacing w:before="0" w:after="120" w:line="240" w:lineRule="auto"/>
        <w:rPr>
          <w:rFonts w:ascii="Aptos" w:hAnsi="Aptos" w:eastAsia="Aptos" w:cs="Aptos"/>
          <w:color w:val="000000" w:themeColor="text1"/>
          <w:lang w:val="en-CA"/>
        </w:rPr>
      </w:pPr>
    </w:p>
    <w:p w:rsidRPr="00402813" w:rsidR="5D6999E4" w:rsidP="00402813" w:rsidRDefault="5D6999E4" w14:paraId="21FED3A8" w14:textId="5CFA6A85">
      <w:pPr>
        <w:spacing w:after="120" w:line="240" w:lineRule="auto"/>
      </w:pPr>
    </w:p>
    <w:sectPr w:rsidRPr="00402813" w:rsidR="5D6999E4" w:rsidSect="00EB78E5">
      <w:headerReference w:type="even" r:id="rId18"/>
      <w:footerReference w:type="even" r:id="rId19"/>
      <w:type w:val="continuous"/>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textHash int2:hashCode="uAhAS5cMotPJlc" int2:id="T60UIBSH">
      <int2:state int2:type="spell" int2:value="Rejected"/>
    </int2:textHash>
    <int2:textHash int2:hashCode="HPzh8/XGcdr99G" int2:id="clwQrqVm">
      <int2:state int2:type="spell" int2:value="Rejected"/>
    </int2:textHash>
    <int2:bookmark int2:bookmarkName="_Int_H57AFP0h" int2:invalidationBookmarkName="" int2:hashCode="SLGLFARhzcGrh6" int2:id="5rEokSpM">
      <int2:state int2:type="style" int2:value="Rejected"/>
    </int2:bookmark>
    <int2:bookmark int2:bookmarkName="_Int_ebG6oLOb" int2:invalidationBookmarkName="" int2:hashCode="ZAp74zr3/PnDeR" int2:id="js2NlzQN">
      <int2:state int2:type="gram" int2:value="Rejected"/>
    </int2:bookmark>
    <int2:bookmark int2:bookmarkName="_Int_fEeFI54p" int2:invalidationBookmarkName="" int2:hashCode="l6zK+1M3f9VpvF" int2:id="pcTcZ2Nh">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C417"/>
    <w:multiLevelType w:val="multilevel"/>
    <w:tmpl w:val="E1B211E8"/>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1AF4930"/>
    <w:multiLevelType w:val="hybridMultilevel"/>
    <w:tmpl w:val="92541528"/>
    <w:lvl w:ilvl="0" w:tplc="E1D66E00">
      <w:start w:val="1"/>
      <w:numFmt w:val="bullet"/>
      <w:lvlText w:val=""/>
      <w:lvlJc w:val="left"/>
      <w:pPr>
        <w:ind w:left="720" w:hanging="360"/>
      </w:pPr>
      <w:rPr>
        <w:rFonts w:hint="default" w:ascii="Symbol" w:hAnsi="Symbol"/>
      </w:rPr>
    </w:lvl>
    <w:lvl w:ilvl="1" w:tplc="783E8256">
      <w:start w:val="1"/>
      <w:numFmt w:val="bullet"/>
      <w:lvlText w:val="o"/>
      <w:lvlJc w:val="left"/>
      <w:pPr>
        <w:ind w:left="1440" w:hanging="360"/>
      </w:pPr>
      <w:rPr>
        <w:rFonts w:hint="default" w:ascii="Courier New" w:hAnsi="Courier New"/>
      </w:rPr>
    </w:lvl>
    <w:lvl w:ilvl="2" w:tplc="AE3496FA">
      <w:start w:val="1"/>
      <w:numFmt w:val="bullet"/>
      <w:lvlText w:val=""/>
      <w:lvlJc w:val="left"/>
      <w:pPr>
        <w:ind w:left="2160" w:hanging="360"/>
      </w:pPr>
      <w:rPr>
        <w:rFonts w:hint="default" w:ascii="Wingdings" w:hAnsi="Wingdings"/>
      </w:rPr>
    </w:lvl>
    <w:lvl w:ilvl="3" w:tplc="94A2B66C">
      <w:start w:val="1"/>
      <w:numFmt w:val="bullet"/>
      <w:lvlText w:val=""/>
      <w:lvlJc w:val="left"/>
      <w:pPr>
        <w:ind w:left="2880" w:hanging="360"/>
      </w:pPr>
      <w:rPr>
        <w:rFonts w:hint="default" w:ascii="Symbol" w:hAnsi="Symbol"/>
      </w:rPr>
    </w:lvl>
    <w:lvl w:ilvl="4" w:tplc="F886D89C">
      <w:start w:val="1"/>
      <w:numFmt w:val="bullet"/>
      <w:lvlText w:val="o"/>
      <w:lvlJc w:val="left"/>
      <w:pPr>
        <w:ind w:left="3600" w:hanging="360"/>
      </w:pPr>
      <w:rPr>
        <w:rFonts w:hint="default" w:ascii="Courier New" w:hAnsi="Courier New"/>
      </w:rPr>
    </w:lvl>
    <w:lvl w:ilvl="5" w:tplc="9782FB9A">
      <w:start w:val="1"/>
      <w:numFmt w:val="bullet"/>
      <w:lvlText w:val=""/>
      <w:lvlJc w:val="left"/>
      <w:pPr>
        <w:ind w:left="4320" w:hanging="360"/>
      </w:pPr>
      <w:rPr>
        <w:rFonts w:hint="default" w:ascii="Wingdings" w:hAnsi="Wingdings"/>
      </w:rPr>
    </w:lvl>
    <w:lvl w:ilvl="6" w:tplc="D82A4F6A">
      <w:start w:val="1"/>
      <w:numFmt w:val="bullet"/>
      <w:lvlText w:val=""/>
      <w:lvlJc w:val="left"/>
      <w:pPr>
        <w:ind w:left="5040" w:hanging="360"/>
      </w:pPr>
      <w:rPr>
        <w:rFonts w:hint="default" w:ascii="Symbol" w:hAnsi="Symbol"/>
      </w:rPr>
    </w:lvl>
    <w:lvl w:ilvl="7" w:tplc="3012A67C">
      <w:start w:val="1"/>
      <w:numFmt w:val="bullet"/>
      <w:lvlText w:val="o"/>
      <w:lvlJc w:val="left"/>
      <w:pPr>
        <w:ind w:left="5760" w:hanging="360"/>
      </w:pPr>
      <w:rPr>
        <w:rFonts w:hint="default" w:ascii="Courier New" w:hAnsi="Courier New"/>
      </w:rPr>
    </w:lvl>
    <w:lvl w:ilvl="8" w:tplc="7BF284EA">
      <w:start w:val="1"/>
      <w:numFmt w:val="bullet"/>
      <w:lvlText w:val=""/>
      <w:lvlJc w:val="left"/>
      <w:pPr>
        <w:ind w:left="6480" w:hanging="360"/>
      </w:pPr>
      <w:rPr>
        <w:rFonts w:hint="default" w:ascii="Wingdings" w:hAnsi="Wingdings"/>
      </w:rPr>
    </w:lvl>
  </w:abstractNum>
  <w:abstractNum w:abstractNumId="2" w15:restartNumberingAfterBreak="0">
    <w:nsid w:val="07CEE729"/>
    <w:multiLevelType w:val="multilevel"/>
    <w:tmpl w:val="8D50B6F2"/>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A6FFBB9"/>
    <w:multiLevelType w:val="hybridMultilevel"/>
    <w:tmpl w:val="68E80CEC"/>
    <w:lvl w:ilvl="0" w:tplc="0AC6B6B4">
      <w:start w:val="1"/>
      <w:numFmt w:val="bullet"/>
      <w:lvlText w:val=""/>
      <w:lvlJc w:val="left"/>
      <w:pPr>
        <w:ind w:left="720" w:hanging="360"/>
      </w:pPr>
      <w:rPr>
        <w:rFonts w:hint="default" w:ascii="Symbol" w:hAnsi="Symbol"/>
      </w:rPr>
    </w:lvl>
    <w:lvl w:ilvl="1" w:tplc="86584630">
      <w:start w:val="1"/>
      <w:numFmt w:val="bullet"/>
      <w:lvlText w:val="o"/>
      <w:lvlJc w:val="left"/>
      <w:pPr>
        <w:ind w:left="1440" w:hanging="360"/>
      </w:pPr>
      <w:rPr>
        <w:rFonts w:hint="default" w:ascii="Courier New" w:hAnsi="Courier New"/>
      </w:rPr>
    </w:lvl>
    <w:lvl w:ilvl="2" w:tplc="08C0E9AA">
      <w:start w:val="1"/>
      <w:numFmt w:val="bullet"/>
      <w:lvlText w:val=""/>
      <w:lvlJc w:val="left"/>
      <w:pPr>
        <w:ind w:left="2160" w:hanging="360"/>
      </w:pPr>
      <w:rPr>
        <w:rFonts w:hint="default" w:ascii="Wingdings" w:hAnsi="Wingdings"/>
      </w:rPr>
    </w:lvl>
    <w:lvl w:ilvl="3" w:tplc="CE46F252">
      <w:start w:val="1"/>
      <w:numFmt w:val="bullet"/>
      <w:lvlText w:val=""/>
      <w:lvlJc w:val="left"/>
      <w:pPr>
        <w:ind w:left="2880" w:hanging="360"/>
      </w:pPr>
      <w:rPr>
        <w:rFonts w:hint="default" w:ascii="Symbol" w:hAnsi="Symbol"/>
      </w:rPr>
    </w:lvl>
    <w:lvl w:ilvl="4" w:tplc="CE96C5AE">
      <w:start w:val="1"/>
      <w:numFmt w:val="bullet"/>
      <w:lvlText w:val="o"/>
      <w:lvlJc w:val="left"/>
      <w:pPr>
        <w:ind w:left="3600" w:hanging="360"/>
      </w:pPr>
      <w:rPr>
        <w:rFonts w:hint="default" w:ascii="Courier New" w:hAnsi="Courier New"/>
      </w:rPr>
    </w:lvl>
    <w:lvl w:ilvl="5" w:tplc="5DE0EFAE">
      <w:start w:val="1"/>
      <w:numFmt w:val="bullet"/>
      <w:lvlText w:val=""/>
      <w:lvlJc w:val="left"/>
      <w:pPr>
        <w:ind w:left="4320" w:hanging="360"/>
      </w:pPr>
      <w:rPr>
        <w:rFonts w:hint="default" w:ascii="Wingdings" w:hAnsi="Wingdings"/>
      </w:rPr>
    </w:lvl>
    <w:lvl w:ilvl="6" w:tplc="82BAA286">
      <w:start w:val="1"/>
      <w:numFmt w:val="bullet"/>
      <w:lvlText w:val=""/>
      <w:lvlJc w:val="left"/>
      <w:pPr>
        <w:ind w:left="5040" w:hanging="360"/>
      </w:pPr>
      <w:rPr>
        <w:rFonts w:hint="default" w:ascii="Symbol" w:hAnsi="Symbol"/>
      </w:rPr>
    </w:lvl>
    <w:lvl w:ilvl="7" w:tplc="7570D58E">
      <w:start w:val="1"/>
      <w:numFmt w:val="bullet"/>
      <w:lvlText w:val="o"/>
      <w:lvlJc w:val="left"/>
      <w:pPr>
        <w:ind w:left="5760" w:hanging="360"/>
      </w:pPr>
      <w:rPr>
        <w:rFonts w:hint="default" w:ascii="Courier New" w:hAnsi="Courier New"/>
      </w:rPr>
    </w:lvl>
    <w:lvl w:ilvl="8" w:tplc="5BF2DAFA">
      <w:start w:val="1"/>
      <w:numFmt w:val="bullet"/>
      <w:lvlText w:val=""/>
      <w:lvlJc w:val="left"/>
      <w:pPr>
        <w:ind w:left="6480" w:hanging="360"/>
      </w:pPr>
      <w:rPr>
        <w:rFonts w:hint="default" w:ascii="Wingdings" w:hAnsi="Wingdings"/>
      </w:rPr>
    </w:lvl>
  </w:abstractNum>
  <w:abstractNum w:abstractNumId="4" w15:restartNumberingAfterBreak="0">
    <w:nsid w:val="164AB0E4"/>
    <w:multiLevelType w:val="hybridMultilevel"/>
    <w:tmpl w:val="B818FF0A"/>
    <w:lvl w:ilvl="0" w:tplc="DF08BAD6">
      <w:start w:val="1"/>
      <w:numFmt w:val="bullet"/>
      <w:lvlText w:val=""/>
      <w:lvlJc w:val="left"/>
      <w:pPr>
        <w:ind w:left="720" w:hanging="360"/>
      </w:pPr>
      <w:rPr>
        <w:rFonts w:hint="default" w:ascii="Symbol" w:hAnsi="Symbol"/>
      </w:rPr>
    </w:lvl>
    <w:lvl w:ilvl="1" w:tplc="4B6845A0">
      <w:start w:val="1"/>
      <w:numFmt w:val="bullet"/>
      <w:lvlText w:val="o"/>
      <w:lvlJc w:val="left"/>
      <w:pPr>
        <w:ind w:left="1440" w:hanging="360"/>
      </w:pPr>
      <w:rPr>
        <w:rFonts w:hint="default" w:ascii="Courier New" w:hAnsi="Courier New"/>
      </w:rPr>
    </w:lvl>
    <w:lvl w:ilvl="2" w:tplc="78BAE5B6">
      <w:start w:val="1"/>
      <w:numFmt w:val="bullet"/>
      <w:lvlText w:val=""/>
      <w:lvlJc w:val="left"/>
      <w:pPr>
        <w:ind w:left="2160" w:hanging="360"/>
      </w:pPr>
      <w:rPr>
        <w:rFonts w:hint="default" w:ascii="Wingdings" w:hAnsi="Wingdings"/>
      </w:rPr>
    </w:lvl>
    <w:lvl w:ilvl="3" w:tplc="04048E08">
      <w:start w:val="1"/>
      <w:numFmt w:val="bullet"/>
      <w:lvlText w:val=""/>
      <w:lvlJc w:val="left"/>
      <w:pPr>
        <w:ind w:left="2880" w:hanging="360"/>
      </w:pPr>
      <w:rPr>
        <w:rFonts w:hint="default" w:ascii="Symbol" w:hAnsi="Symbol"/>
      </w:rPr>
    </w:lvl>
    <w:lvl w:ilvl="4" w:tplc="55AC3D78">
      <w:start w:val="1"/>
      <w:numFmt w:val="bullet"/>
      <w:lvlText w:val="o"/>
      <w:lvlJc w:val="left"/>
      <w:pPr>
        <w:ind w:left="3600" w:hanging="360"/>
      </w:pPr>
      <w:rPr>
        <w:rFonts w:hint="default" w:ascii="Courier New" w:hAnsi="Courier New"/>
      </w:rPr>
    </w:lvl>
    <w:lvl w:ilvl="5" w:tplc="B71C4494">
      <w:start w:val="1"/>
      <w:numFmt w:val="bullet"/>
      <w:lvlText w:val=""/>
      <w:lvlJc w:val="left"/>
      <w:pPr>
        <w:ind w:left="4320" w:hanging="360"/>
      </w:pPr>
      <w:rPr>
        <w:rFonts w:hint="default" w:ascii="Wingdings" w:hAnsi="Wingdings"/>
      </w:rPr>
    </w:lvl>
    <w:lvl w:ilvl="6" w:tplc="47D656E4">
      <w:start w:val="1"/>
      <w:numFmt w:val="bullet"/>
      <w:lvlText w:val=""/>
      <w:lvlJc w:val="left"/>
      <w:pPr>
        <w:ind w:left="5040" w:hanging="360"/>
      </w:pPr>
      <w:rPr>
        <w:rFonts w:hint="default" w:ascii="Symbol" w:hAnsi="Symbol"/>
      </w:rPr>
    </w:lvl>
    <w:lvl w:ilvl="7" w:tplc="FC946004">
      <w:start w:val="1"/>
      <w:numFmt w:val="bullet"/>
      <w:lvlText w:val="o"/>
      <w:lvlJc w:val="left"/>
      <w:pPr>
        <w:ind w:left="5760" w:hanging="360"/>
      </w:pPr>
      <w:rPr>
        <w:rFonts w:hint="default" w:ascii="Courier New" w:hAnsi="Courier New"/>
      </w:rPr>
    </w:lvl>
    <w:lvl w:ilvl="8" w:tplc="02BADF5E">
      <w:start w:val="1"/>
      <w:numFmt w:val="bullet"/>
      <w:lvlText w:val=""/>
      <w:lvlJc w:val="left"/>
      <w:pPr>
        <w:ind w:left="6480" w:hanging="360"/>
      </w:pPr>
      <w:rPr>
        <w:rFonts w:hint="default" w:ascii="Wingdings" w:hAnsi="Wingdings"/>
      </w:rPr>
    </w:lvl>
  </w:abstractNum>
  <w:abstractNum w:abstractNumId="5" w15:restartNumberingAfterBreak="0">
    <w:nsid w:val="1CA23D6C"/>
    <w:multiLevelType w:val="multilevel"/>
    <w:tmpl w:val="243A32C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1EA19CC0"/>
    <w:multiLevelType w:val="multilevel"/>
    <w:tmpl w:val="D830322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0C0D294"/>
    <w:multiLevelType w:val="hybridMultilevel"/>
    <w:tmpl w:val="793C85BE"/>
    <w:lvl w:ilvl="0" w:tplc="60647986">
      <w:start w:val="1"/>
      <w:numFmt w:val="bullet"/>
      <w:lvlText w:val=""/>
      <w:lvlJc w:val="left"/>
      <w:pPr>
        <w:ind w:left="720" w:hanging="360"/>
      </w:pPr>
      <w:rPr>
        <w:rFonts w:hint="default" w:ascii="Symbol" w:hAnsi="Symbol"/>
      </w:rPr>
    </w:lvl>
    <w:lvl w:ilvl="1" w:tplc="A5C2A98C">
      <w:start w:val="1"/>
      <w:numFmt w:val="bullet"/>
      <w:lvlText w:val="o"/>
      <w:lvlJc w:val="left"/>
      <w:pPr>
        <w:ind w:left="1440" w:hanging="360"/>
      </w:pPr>
      <w:rPr>
        <w:rFonts w:hint="default" w:ascii="Courier New" w:hAnsi="Courier New"/>
      </w:rPr>
    </w:lvl>
    <w:lvl w:ilvl="2" w:tplc="F042CFAE">
      <w:start w:val="1"/>
      <w:numFmt w:val="bullet"/>
      <w:lvlText w:val=""/>
      <w:lvlJc w:val="left"/>
      <w:pPr>
        <w:ind w:left="2160" w:hanging="360"/>
      </w:pPr>
      <w:rPr>
        <w:rFonts w:hint="default" w:ascii="Wingdings" w:hAnsi="Wingdings"/>
      </w:rPr>
    </w:lvl>
    <w:lvl w:ilvl="3" w:tplc="06AC3484">
      <w:start w:val="1"/>
      <w:numFmt w:val="bullet"/>
      <w:lvlText w:val=""/>
      <w:lvlJc w:val="left"/>
      <w:pPr>
        <w:ind w:left="2880" w:hanging="360"/>
      </w:pPr>
      <w:rPr>
        <w:rFonts w:hint="default" w:ascii="Symbol" w:hAnsi="Symbol"/>
      </w:rPr>
    </w:lvl>
    <w:lvl w:ilvl="4" w:tplc="2FB81588">
      <w:start w:val="1"/>
      <w:numFmt w:val="bullet"/>
      <w:lvlText w:val="o"/>
      <w:lvlJc w:val="left"/>
      <w:pPr>
        <w:ind w:left="3600" w:hanging="360"/>
      </w:pPr>
      <w:rPr>
        <w:rFonts w:hint="default" w:ascii="Courier New" w:hAnsi="Courier New"/>
      </w:rPr>
    </w:lvl>
    <w:lvl w:ilvl="5" w:tplc="813A13FE">
      <w:start w:val="1"/>
      <w:numFmt w:val="bullet"/>
      <w:lvlText w:val=""/>
      <w:lvlJc w:val="left"/>
      <w:pPr>
        <w:ind w:left="4320" w:hanging="360"/>
      </w:pPr>
      <w:rPr>
        <w:rFonts w:hint="default" w:ascii="Wingdings" w:hAnsi="Wingdings"/>
      </w:rPr>
    </w:lvl>
    <w:lvl w:ilvl="6" w:tplc="6720B52E">
      <w:start w:val="1"/>
      <w:numFmt w:val="bullet"/>
      <w:lvlText w:val=""/>
      <w:lvlJc w:val="left"/>
      <w:pPr>
        <w:ind w:left="5040" w:hanging="360"/>
      </w:pPr>
      <w:rPr>
        <w:rFonts w:hint="default" w:ascii="Symbol" w:hAnsi="Symbol"/>
      </w:rPr>
    </w:lvl>
    <w:lvl w:ilvl="7" w:tplc="5C5A55B4">
      <w:start w:val="1"/>
      <w:numFmt w:val="bullet"/>
      <w:lvlText w:val="o"/>
      <w:lvlJc w:val="left"/>
      <w:pPr>
        <w:ind w:left="5760" w:hanging="360"/>
      </w:pPr>
      <w:rPr>
        <w:rFonts w:hint="default" w:ascii="Courier New" w:hAnsi="Courier New"/>
      </w:rPr>
    </w:lvl>
    <w:lvl w:ilvl="8" w:tplc="3CBC7714">
      <w:start w:val="1"/>
      <w:numFmt w:val="bullet"/>
      <w:lvlText w:val=""/>
      <w:lvlJc w:val="left"/>
      <w:pPr>
        <w:ind w:left="6480" w:hanging="360"/>
      </w:pPr>
      <w:rPr>
        <w:rFonts w:hint="default" w:ascii="Wingdings" w:hAnsi="Wingdings"/>
      </w:rPr>
    </w:lvl>
  </w:abstractNum>
  <w:abstractNum w:abstractNumId="9"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241D23CB"/>
    <w:multiLevelType w:val="hybridMultilevel"/>
    <w:tmpl w:val="A672CB6A"/>
    <w:lvl w:ilvl="0" w:tplc="55FAB170">
      <w:start w:val="1"/>
      <w:numFmt w:val="bullet"/>
      <w:lvlText w:val=""/>
      <w:lvlJc w:val="left"/>
      <w:pPr>
        <w:ind w:left="720" w:hanging="360"/>
      </w:pPr>
      <w:rPr>
        <w:rFonts w:hint="default" w:ascii="Symbol" w:hAnsi="Symbol"/>
      </w:rPr>
    </w:lvl>
    <w:lvl w:ilvl="1" w:tplc="C5BC3622">
      <w:start w:val="1"/>
      <w:numFmt w:val="bullet"/>
      <w:lvlText w:val="o"/>
      <w:lvlJc w:val="left"/>
      <w:pPr>
        <w:ind w:left="1440" w:hanging="360"/>
      </w:pPr>
      <w:rPr>
        <w:rFonts w:hint="default" w:ascii="Courier New" w:hAnsi="Courier New"/>
      </w:rPr>
    </w:lvl>
    <w:lvl w:ilvl="2" w:tplc="16B44738">
      <w:start w:val="1"/>
      <w:numFmt w:val="bullet"/>
      <w:lvlText w:val=""/>
      <w:lvlJc w:val="left"/>
      <w:pPr>
        <w:ind w:left="2160" w:hanging="360"/>
      </w:pPr>
      <w:rPr>
        <w:rFonts w:hint="default" w:ascii="Wingdings" w:hAnsi="Wingdings"/>
      </w:rPr>
    </w:lvl>
    <w:lvl w:ilvl="3" w:tplc="B9F0A624">
      <w:start w:val="1"/>
      <w:numFmt w:val="bullet"/>
      <w:lvlText w:val=""/>
      <w:lvlJc w:val="left"/>
      <w:pPr>
        <w:ind w:left="2880" w:hanging="360"/>
      </w:pPr>
      <w:rPr>
        <w:rFonts w:hint="default" w:ascii="Symbol" w:hAnsi="Symbol"/>
      </w:rPr>
    </w:lvl>
    <w:lvl w:ilvl="4" w:tplc="5832D068">
      <w:start w:val="1"/>
      <w:numFmt w:val="bullet"/>
      <w:lvlText w:val="o"/>
      <w:lvlJc w:val="left"/>
      <w:pPr>
        <w:ind w:left="3600" w:hanging="360"/>
      </w:pPr>
      <w:rPr>
        <w:rFonts w:hint="default" w:ascii="Courier New" w:hAnsi="Courier New"/>
      </w:rPr>
    </w:lvl>
    <w:lvl w:ilvl="5" w:tplc="B4968A94">
      <w:start w:val="1"/>
      <w:numFmt w:val="bullet"/>
      <w:lvlText w:val=""/>
      <w:lvlJc w:val="left"/>
      <w:pPr>
        <w:ind w:left="4320" w:hanging="360"/>
      </w:pPr>
      <w:rPr>
        <w:rFonts w:hint="default" w:ascii="Wingdings" w:hAnsi="Wingdings"/>
      </w:rPr>
    </w:lvl>
    <w:lvl w:ilvl="6" w:tplc="F98AB1CC">
      <w:start w:val="1"/>
      <w:numFmt w:val="bullet"/>
      <w:lvlText w:val=""/>
      <w:lvlJc w:val="left"/>
      <w:pPr>
        <w:ind w:left="5040" w:hanging="360"/>
      </w:pPr>
      <w:rPr>
        <w:rFonts w:hint="default" w:ascii="Symbol" w:hAnsi="Symbol"/>
      </w:rPr>
    </w:lvl>
    <w:lvl w:ilvl="7" w:tplc="51583322">
      <w:start w:val="1"/>
      <w:numFmt w:val="bullet"/>
      <w:lvlText w:val="o"/>
      <w:lvlJc w:val="left"/>
      <w:pPr>
        <w:ind w:left="5760" w:hanging="360"/>
      </w:pPr>
      <w:rPr>
        <w:rFonts w:hint="default" w:ascii="Courier New" w:hAnsi="Courier New"/>
      </w:rPr>
    </w:lvl>
    <w:lvl w:ilvl="8" w:tplc="F93056F0">
      <w:start w:val="1"/>
      <w:numFmt w:val="bullet"/>
      <w:lvlText w:val=""/>
      <w:lvlJc w:val="left"/>
      <w:pPr>
        <w:ind w:left="6480" w:hanging="360"/>
      </w:pPr>
      <w:rPr>
        <w:rFonts w:hint="default" w:ascii="Wingdings" w:hAnsi="Wingdings"/>
      </w:rPr>
    </w:lvl>
  </w:abstractNum>
  <w:abstractNum w:abstractNumId="11"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1AF974"/>
    <w:multiLevelType w:val="multilevel"/>
    <w:tmpl w:val="EC58A32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8039722"/>
    <w:multiLevelType w:val="hybridMultilevel"/>
    <w:tmpl w:val="4C663F34"/>
    <w:lvl w:ilvl="0" w:tplc="08506262">
      <w:start w:val="1"/>
      <w:numFmt w:val="bullet"/>
      <w:lvlText w:val=""/>
      <w:lvlJc w:val="left"/>
      <w:pPr>
        <w:ind w:left="720" w:hanging="360"/>
      </w:pPr>
      <w:rPr>
        <w:rFonts w:hint="default" w:ascii="Symbol" w:hAnsi="Symbol"/>
      </w:rPr>
    </w:lvl>
    <w:lvl w:ilvl="1" w:tplc="C18E1424">
      <w:start w:val="1"/>
      <w:numFmt w:val="bullet"/>
      <w:lvlText w:val="o"/>
      <w:lvlJc w:val="left"/>
      <w:pPr>
        <w:ind w:left="1440" w:hanging="360"/>
      </w:pPr>
      <w:rPr>
        <w:rFonts w:hint="default" w:ascii="Courier New" w:hAnsi="Courier New"/>
      </w:rPr>
    </w:lvl>
    <w:lvl w:ilvl="2" w:tplc="EFC27EAA">
      <w:start w:val="1"/>
      <w:numFmt w:val="bullet"/>
      <w:lvlText w:val=""/>
      <w:lvlJc w:val="left"/>
      <w:pPr>
        <w:ind w:left="2160" w:hanging="360"/>
      </w:pPr>
      <w:rPr>
        <w:rFonts w:hint="default" w:ascii="Wingdings" w:hAnsi="Wingdings"/>
      </w:rPr>
    </w:lvl>
    <w:lvl w:ilvl="3" w:tplc="DB40DB9C">
      <w:start w:val="1"/>
      <w:numFmt w:val="bullet"/>
      <w:lvlText w:val=""/>
      <w:lvlJc w:val="left"/>
      <w:pPr>
        <w:ind w:left="2880" w:hanging="360"/>
      </w:pPr>
      <w:rPr>
        <w:rFonts w:hint="default" w:ascii="Symbol" w:hAnsi="Symbol"/>
      </w:rPr>
    </w:lvl>
    <w:lvl w:ilvl="4" w:tplc="AE8A877A">
      <w:start w:val="1"/>
      <w:numFmt w:val="bullet"/>
      <w:lvlText w:val="o"/>
      <w:lvlJc w:val="left"/>
      <w:pPr>
        <w:ind w:left="3600" w:hanging="360"/>
      </w:pPr>
      <w:rPr>
        <w:rFonts w:hint="default" w:ascii="Courier New" w:hAnsi="Courier New"/>
      </w:rPr>
    </w:lvl>
    <w:lvl w:ilvl="5" w:tplc="F3689064">
      <w:start w:val="1"/>
      <w:numFmt w:val="bullet"/>
      <w:lvlText w:val=""/>
      <w:lvlJc w:val="left"/>
      <w:pPr>
        <w:ind w:left="4320" w:hanging="360"/>
      </w:pPr>
      <w:rPr>
        <w:rFonts w:hint="default" w:ascii="Wingdings" w:hAnsi="Wingdings"/>
      </w:rPr>
    </w:lvl>
    <w:lvl w:ilvl="6" w:tplc="FA40167C">
      <w:start w:val="1"/>
      <w:numFmt w:val="bullet"/>
      <w:lvlText w:val=""/>
      <w:lvlJc w:val="left"/>
      <w:pPr>
        <w:ind w:left="5040" w:hanging="360"/>
      </w:pPr>
      <w:rPr>
        <w:rFonts w:hint="default" w:ascii="Symbol" w:hAnsi="Symbol"/>
      </w:rPr>
    </w:lvl>
    <w:lvl w:ilvl="7" w:tplc="F69C7BFC">
      <w:start w:val="1"/>
      <w:numFmt w:val="bullet"/>
      <w:lvlText w:val="o"/>
      <w:lvlJc w:val="left"/>
      <w:pPr>
        <w:ind w:left="5760" w:hanging="360"/>
      </w:pPr>
      <w:rPr>
        <w:rFonts w:hint="default" w:ascii="Courier New" w:hAnsi="Courier New"/>
      </w:rPr>
    </w:lvl>
    <w:lvl w:ilvl="8" w:tplc="F5B26682">
      <w:start w:val="1"/>
      <w:numFmt w:val="bullet"/>
      <w:lvlText w:val=""/>
      <w:lvlJc w:val="left"/>
      <w:pPr>
        <w:ind w:left="6480" w:hanging="360"/>
      </w:pPr>
      <w:rPr>
        <w:rFonts w:hint="default" w:ascii="Wingdings" w:hAnsi="Wingdings"/>
      </w:rPr>
    </w:lvl>
  </w:abstractNum>
  <w:abstractNum w:abstractNumId="14"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6" w15:restartNumberingAfterBreak="0">
    <w:nsid w:val="408981EC"/>
    <w:multiLevelType w:val="hybridMultilevel"/>
    <w:tmpl w:val="3D26465E"/>
    <w:lvl w:ilvl="0" w:tplc="EFF2B046">
      <w:start w:val="1"/>
      <w:numFmt w:val="bullet"/>
      <w:lvlText w:val=""/>
      <w:lvlJc w:val="left"/>
      <w:pPr>
        <w:ind w:left="720" w:hanging="360"/>
      </w:pPr>
      <w:rPr>
        <w:rFonts w:hint="default" w:ascii="Symbol" w:hAnsi="Symbol"/>
      </w:rPr>
    </w:lvl>
    <w:lvl w:ilvl="1" w:tplc="1F5C76DE">
      <w:start w:val="1"/>
      <w:numFmt w:val="bullet"/>
      <w:lvlText w:val="o"/>
      <w:lvlJc w:val="left"/>
      <w:pPr>
        <w:ind w:left="1440" w:hanging="360"/>
      </w:pPr>
      <w:rPr>
        <w:rFonts w:hint="default" w:ascii="Courier New" w:hAnsi="Courier New"/>
      </w:rPr>
    </w:lvl>
    <w:lvl w:ilvl="2" w:tplc="9E86FD76">
      <w:start w:val="1"/>
      <w:numFmt w:val="bullet"/>
      <w:lvlText w:val=""/>
      <w:lvlJc w:val="left"/>
      <w:pPr>
        <w:ind w:left="2160" w:hanging="360"/>
      </w:pPr>
      <w:rPr>
        <w:rFonts w:hint="default" w:ascii="Wingdings" w:hAnsi="Wingdings"/>
      </w:rPr>
    </w:lvl>
    <w:lvl w:ilvl="3" w:tplc="2FAE8DD8">
      <w:start w:val="1"/>
      <w:numFmt w:val="bullet"/>
      <w:lvlText w:val=""/>
      <w:lvlJc w:val="left"/>
      <w:pPr>
        <w:ind w:left="2880" w:hanging="360"/>
      </w:pPr>
      <w:rPr>
        <w:rFonts w:hint="default" w:ascii="Symbol" w:hAnsi="Symbol"/>
      </w:rPr>
    </w:lvl>
    <w:lvl w:ilvl="4" w:tplc="3EC2089A">
      <w:start w:val="1"/>
      <w:numFmt w:val="bullet"/>
      <w:lvlText w:val="o"/>
      <w:lvlJc w:val="left"/>
      <w:pPr>
        <w:ind w:left="3600" w:hanging="360"/>
      </w:pPr>
      <w:rPr>
        <w:rFonts w:hint="default" w:ascii="Courier New" w:hAnsi="Courier New"/>
      </w:rPr>
    </w:lvl>
    <w:lvl w:ilvl="5" w:tplc="425888A6">
      <w:start w:val="1"/>
      <w:numFmt w:val="bullet"/>
      <w:lvlText w:val=""/>
      <w:lvlJc w:val="left"/>
      <w:pPr>
        <w:ind w:left="4320" w:hanging="360"/>
      </w:pPr>
      <w:rPr>
        <w:rFonts w:hint="default" w:ascii="Wingdings" w:hAnsi="Wingdings"/>
      </w:rPr>
    </w:lvl>
    <w:lvl w:ilvl="6" w:tplc="D68693B4">
      <w:start w:val="1"/>
      <w:numFmt w:val="bullet"/>
      <w:lvlText w:val=""/>
      <w:lvlJc w:val="left"/>
      <w:pPr>
        <w:ind w:left="5040" w:hanging="360"/>
      </w:pPr>
      <w:rPr>
        <w:rFonts w:hint="default" w:ascii="Symbol" w:hAnsi="Symbol"/>
      </w:rPr>
    </w:lvl>
    <w:lvl w:ilvl="7" w:tplc="C5668F70">
      <w:start w:val="1"/>
      <w:numFmt w:val="bullet"/>
      <w:lvlText w:val="o"/>
      <w:lvlJc w:val="left"/>
      <w:pPr>
        <w:ind w:left="5760" w:hanging="360"/>
      </w:pPr>
      <w:rPr>
        <w:rFonts w:hint="default" w:ascii="Courier New" w:hAnsi="Courier New"/>
      </w:rPr>
    </w:lvl>
    <w:lvl w:ilvl="8" w:tplc="47FE41EE">
      <w:start w:val="1"/>
      <w:numFmt w:val="bullet"/>
      <w:lvlText w:val=""/>
      <w:lvlJc w:val="left"/>
      <w:pPr>
        <w:ind w:left="6480" w:hanging="360"/>
      </w:pPr>
      <w:rPr>
        <w:rFonts w:hint="default" w:ascii="Wingdings" w:hAnsi="Wingdings"/>
      </w:rPr>
    </w:lvl>
  </w:abstractNum>
  <w:abstractNum w:abstractNumId="17"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8" w15:restartNumberingAfterBreak="0">
    <w:nsid w:val="438E39F8"/>
    <w:multiLevelType w:val="hybridMultilevel"/>
    <w:tmpl w:val="2C8C73BA"/>
    <w:lvl w:ilvl="0" w:tplc="2846694C">
      <w:start w:val="1"/>
      <w:numFmt w:val="bullet"/>
      <w:lvlText w:val=""/>
      <w:lvlJc w:val="left"/>
      <w:pPr>
        <w:ind w:left="720" w:hanging="360"/>
      </w:pPr>
      <w:rPr>
        <w:rFonts w:hint="default" w:ascii="Symbol" w:hAnsi="Symbol"/>
      </w:rPr>
    </w:lvl>
    <w:lvl w:ilvl="1" w:tplc="E5300162">
      <w:start w:val="1"/>
      <w:numFmt w:val="bullet"/>
      <w:lvlText w:val="o"/>
      <w:lvlJc w:val="left"/>
      <w:pPr>
        <w:ind w:left="1440" w:hanging="360"/>
      </w:pPr>
      <w:rPr>
        <w:rFonts w:hint="default" w:ascii="Courier New" w:hAnsi="Courier New"/>
      </w:rPr>
    </w:lvl>
    <w:lvl w:ilvl="2" w:tplc="8418EBDA">
      <w:start w:val="1"/>
      <w:numFmt w:val="bullet"/>
      <w:lvlText w:val=""/>
      <w:lvlJc w:val="left"/>
      <w:pPr>
        <w:ind w:left="2160" w:hanging="360"/>
      </w:pPr>
      <w:rPr>
        <w:rFonts w:hint="default" w:ascii="Wingdings" w:hAnsi="Wingdings"/>
      </w:rPr>
    </w:lvl>
    <w:lvl w:ilvl="3" w:tplc="CEE81536">
      <w:start w:val="1"/>
      <w:numFmt w:val="bullet"/>
      <w:lvlText w:val=""/>
      <w:lvlJc w:val="left"/>
      <w:pPr>
        <w:ind w:left="2880" w:hanging="360"/>
      </w:pPr>
      <w:rPr>
        <w:rFonts w:hint="default" w:ascii="Symbol" w:hAnsi="Symbol"/>
      </w:rPr>
    </w:lvl>
    <w:lvl w:ilvl="4" w:tplc="F7FE9204">
      <w:start w:val="1"/>
      <w:numFmt w:val="bullet"/>
      <w:lvlText w:val="o"/>
      <w:lvlJc w:val="left"/>
      <w:pPr>
        <w:ind w:left="3600" w:hanging="360"/>
      </w:pPr>
      <w:rPr>
        <w:rFonts w:hint="default" w:ascii="Courier New" w:hAnsi="Courier New"/>
      </w:rPr>
    </w:lvl>
    <w:lvl w:ilvl="5" w:tplc="1160EEA4">
      <w:start w:val="1"/>
      <w:numFmt w:val="bullet"/>
      <w:lvlText w:val=""/>
      <w:lvlJc w:val="left"/>
      <w:pPr>
        <w:ind w:left="4320" w:hanging="360"/>
      </w:pPr>
      <w:rPr>
        <w:rFonts w:hint="default" w:ascii="Wingdings" w:hAnsi="Wingdings"/>
      </w:rPr>
    </w:lvl>
    <w:lvl w:ilvl="6" w:tplc="9C9EE33A">
      <w:start w:val="1"/>
      <w:numFmt w:val="bullet"/>
      <w:lvlText w:val=""/>
      <w:lvlJc w:val="left"/>
      <w:pPr>
        <w:ind w:left="5040" w:hanging="360"/>
      </w:pPr>
      <w:rPr>
        <w:rFonts w:hint="default" w:ascii="Symbol" w:hAnsi="Symbol"/>
      </w:rPr>
    </w:lvl>
    <w:lvl w:ilvl="7" w:tplc="E770390C">
      <w:start w:val="1"/>
      <w:numFmt w:val="bullet"/>
      <w:lvlText w:val="o"/>
      <w:lvlJc w:val="left"/>
      <w:pPr>
        <w:ind w:left="5760" w:hanging="360"/>
      </w:pPr>
      <w:rPr>
        <w:rFonts w:hint="default" w:ascii="Courier New" w:hAnsi="Courier New"/>
      </w:rPr>
    </w:lvl>
    <w:lvl w:ilvl="8" w:tplc="EE84F2CA">
      <w:start w:val="1"/>
      <w:numFmt w:val="bullet"/>
      <w:lvlText w:val=""/>
      <w:lvlJc w:val="left"/>
      <w:pPr>
        <w:ind w:left="6480" w:hanging="360"/>
      </w:pPr>
      <w:rPr>
        <w:rFonts w:hint="default" w:ascii="Wingdings" w:hAnsi="Wingdings"/>
      </w:rPr>
    </w:lvl>
  </w:abstractNum>
  <w:abstractNum w:abstractNumId="19" w15:restartNumberingAfterBreak="0">
    <w:nsid w:val="564A500D"/>
    <w:multiLevelType w:val="multilevel"/>
    <w:tmpl w:val="6C987B5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3634F8"/>
    <w:multiLevelType w:val="multilevel"/>
    <w:tmpl w:val="F8964F3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61787864"/>
    <w:multiLevelType w:val="multilevel"/>
    <w:tmpl w:val="4504248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622EBC7F"/>
    <w:multiLevelType w:val="hybridMultilevel"/>
    <w:tmpl w:val="2A8C9040"/>
    <w:lvl w:ilvl="0" w:tplc="60F0609A">
      <w:start w:val="1"/>
      <w:numFmt w:val="bullet"/>
      <w:lvlText w:val=""/>
      <w:lvlJc w:val="left"/>
      <w:pPr>
        <w:ind w:left="720" w:hanging="360"/>
      </w:pPr>
      <w:rPr>
        <w:rFonts w:hint="default" w:ascii="Symbol" w:hAnsi="Symbol"/>
      </w:rPr>
    </w:lvl>
    <w:lvl w:ilvl="1" w:tplc="5290EF7E">
      <w:start w:val="1"/>
      <w:numFmt w:val="bullet"/>
      <w:lvlText w:val="o"/>
      <w:lvlJc w:val="left"/>
      <w:pPr>
        <w:ind w:left="1440" w:hanging="360"/>
      </w:pPr>
      <w:rPr>
        <w:rFonts w:hint="default" w:ascii="Courier New" w:hAnsi="Courier New"/>
      </w:rPr>
    </w:lvl>
    <w:lvl w:ilvl="2" w:tplc="6B8A281E">
      <w:start w:val="1"/>
      <w:numFmt w:val="bullet"/>
      <w:lvlText w:val=""/>
      <w:lvlJc w:val="left"/>
      <w:pPr>
        <w:ind w:left="2160" w:hanging="360"/>
      </w:pPr>
      <w:rPr>
        <w:rFonts w:hint="default" w:ascii="Wingdings" w:hAnsi="Wingdings"/>
      </w:rPr>
    </w:lvl>
    <w:lvl w:ilvl="3" w:tplc="7A7C8C8C">
      <w:start w:val="1"/>
      <w:numFmt w:val="bullet"/>
      <w:lvlText w:val=""/>
      <w:lvlJc w:val="left"/>
      <w:pPr>
        <w:ind w:left="2880" w:hanging="360"/>
      </w:pPr>
      <w:rPr>
        <w:rFonts w:hint="default" w:ascii="Symbol" w:hAnsi="Symbol"/>
      </w:rPr>
    </w:lvl>
    <w:lvl w:ilvl="4" w:tplc="651652CA">
      <w:start w:val="1"/>
      <w:numFmt w:val="bullet"/>
      <w:lvlText w:val="o"/>
      <w:lvlJc w:val="left"/>
      <w:pPr>
        <w:ind w:left="3600" w:hanging="360"/>
      </w:pPr>
      <w:rPr>
        <w:rFonts w:hint="default" w:ascii="Courier New" w:hAnsi="Courier New"/>
      </w:rPr>
    </w:lvl>
    <w:lvl w:ilvl="5" w:tplc="95DA4A8E">
      <w:start w:val="1"/>
      <w:numFmt w:val="bullet"/>
      <w:lvlText w:val=""/>
      <w:lvlJc w:val="left"/>
      <w:pPr>
        <w:ind w:left="4320" w:hanging="360"/>
      </w:pPr>
      <w:rPr>
        <w:rFonts w:hint="default" w:ascii="Wingdings" w:hAnsi="Wingdings"/>
      </w:rPr>
    </w:lvl>
    <w:lvl w:ilvl="6" w:tplc="9CF25FDE">
      <w:start w:val="1"/>
      <w:numFmt w:val="bullet"/>
      <w:lvlText w:val=""/>
      <w:lvlJc w:val="left"/>
      <w:pPr>
        <w:ind w:left="5040" w:hanging="360"/>
      </w:pPr>
      <w:rPr>
        <w:rFonts w:hint="default" w:ascii="Symbol" w:hAnsi="Symbol"/>
      </w:rPr>
    </w:lvl>
    <w:lvl w:ilvl="7" w:tplc="302A1672">
      <w:start w:val="1"/>
      <w:numFmt w:val="bullet"/>
      <w:lvlText w:val="o"/>
      <w:lvlJc w:val="left"/>
      <w:pPr>
        <w:ind w:left="5760" w:hanging="360"/>
      </w:pPr>
      <w:rPr>
        <w:rFonts w:hint="default" w:ascii="Courier New" w:hAnsi="Courier New"/>
      </w:rPr>
    </w:lvl>
    <w:lvl w:ilvl="8" w:tplc="74266098">
      <w:start w:val="1"/>
      <w:numFmt w:val="bullet"/>
      <w:lvlText w:val=""/>
      <w:lvlJc w:val="left"/>
      <w:pPr>
        <w:ind w:left="6480" w:hanging="360"/>
      </w:pPr>
      <w:rPr>
        <w:rFonts w:hint="default" w:ascii="Wingdings" w:hAnsi="Wingdings"/>
      </w:rPr>
    </w:lvl>
  </w:abstractNum>
  <w:abstractNum w:abstractNumId="25"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6AEE7018"/>
    <w:multiLevelType w:val="hybridMultilevel"/>
    <w:tmpl w:val="158AD16A"/>
    <w:lvl w:ilvl="0" w:tplc="FFFFFFFF">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715DB208"/>
    <w:multiLevelType w:val="hybridMultilevel"/>
    <w:tmpl w:val="1CFA015E"/>
    <w:lvl w:ilvl="0" w:tplc="EA6CE75E">
      <w:start w:val="1"/>
      <w:numFmt w:val="bullet"/>
      <w:lvlText w:val=""/>
      <w:lvlJc w:val="left"/>
      <w:pPr>
        <w:ind w:left="720" w:hanging="360"/>
      </w:pPr>
      <w:rPr>
        <w:rFonts w:hint="default" w:ascii="Symbol" w:hAnsi="Symbol"/>
      </w:rPr>
    </w:lvl>
    <w:lvl w:ilvl="1" w:tplc="8C00566A">
      <w:start w:val="1"/>
      <w:numFmt w:val="bullet"/>
      <w:lvlText w:val="o"/>
      <w:lvlJc w:val="left"/>
      <w:pPr>
        <w:ind w:left="1440" w:hanging="360"/>
      </w:pPr>
      <w:rPr>
        <w:rFonts w:hint="default" w:ascii="Courier New" w:hAnsi="Courier New"/>
      </w:rPr>
    </w:lvl>
    <w:lvl w:ilvl="2" w:tplc="7B5E55FE">
      <w:start w:val="1"/>
      <w:numFmt w:val="bullet"/>
      <w:lvlText w:val=""/>
      <w:lvlJc w:val="left"/>
      <w:pPr>
        <w:ind w:left="2160" w:hanging="360"/>
      </w:pPr>
      <w:rPr>
        <w:rFonts w:hint="default" w:ascii="Wingdings" w:hAnsi="Wingdings"/>
      </w:rPr>
    </w:lvl>
    <w:lvl w:ilvl="3" w:tplc="6B8A07CE">
      <w:start w:val="1"/>
      <w:numFmt w:val="bullet"/>
      <w:lvlText w:val=""/>
      <w:lvlJc w:val="left"/>
      <w:pPr>
        <w:ind w:left="2880" w:hanging="360"/>
      </w:pPr>
      <w:rPr>
        <w:rFonts w:hint="default" w:ascii="Symbol" w:hAnsi="Symbol"/>
      </w:rPr>
    </w:lvl>
    <w:lvl w:ilvl="4" w:tplc="D0BC61F4">
      <w:start w:val="1"/>
      <w:numFmt w:val="bullet"/>
      <w:lvlText w:val="o"/>
      <w:lvlJc w:val="left"/>
      <w:pPr>
        <w:ind w:left="3600" w:hanging="360"/>
      </w:pPr>
      <w:rPr>
        <w:rFonts w:hint="default" w:ascii="Courier New" w:hAnsi="Courier New"/>
      </w:rPr>
    </w:lvl>
    <w:lvl w:ilvl="5" w:tplc="5CDA9020">
      <w:start w:val="1"/>
      <w:numFmt w:val="bullet"/>
      <w:lvlText w:val=""/>
      <w:lvlJc w:val="left"/>
      <w:pPr>
        <w:ind w:left="4320" w:hanging="360"/>
      </w:pPr>
      <w:rPr>
        <w:rFonts w:hint="default" w:ascii="Wingdings" w:hAnsi="Wingdings"/>
      </w:rPr>
    </w:lvl>
    <w:lvl w:ilvl="6" w:tplc="8DB6E334">
      <w:start w:val="1"/>
      <w:numFmt w:val="bullet"/>
      <w:lvlText w:val=""/>
      <w:lvlJc w:val="left"/>
      <w:pPr>
        <w:ind w:left="5040" w:hanging="360"/>
      </w:pPr>
      <w:rPr>
        <w:rFonts w:hint="default" w:ascii="Symbol" w:hAnsi="Symbol"/>
      </w:rPr>
    </w:lvl>
    <w:lvl w:ilvl="7" w:tplc="EBEE8FD4">
      <w:start w:val="1"/>
      <w:numFmt w:val="bullet"/>
      <w:lvlText w:val="o"/>
      <w:lvlJc w:val="left"/>
      <w:pPr>
        <w:ind w:left="5760" w:hanging="360"/>
      </w:pPr>
      <w:rPr>
        <w:rFonts w:hint="default" w:ascii="Courier New" w:hAnsi="Courier New"/>
      </w:rPr>
    </w:lvl>
    <w:lvl w:ilvl="8" w:tplc="340E8C7A">
      <w:start w:val="1"/>
      <w:numFmt w:val="bullet"/>
      <w:lvlText w:val=""/>
      <w:lvlJc w:val="left"/>
      <w:pPr>
        <w:ind w:left="6480" w:hanging="360"/>
      </w:pPr>
      <w:rPr>
        <w:rFonts w:hint="default" w:ascii="Wingdings" w:hAnsi="Wingdings"/>
      </w:rPr>
    </w:lvl>
  </w:abstractNum>
  <w:abstractNum w:abstractNumId="30"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72F6468E"/>
    <w:multiLevelType w:val="hybridMultilevel"/>
    <w:tmpl w:val="E9DA047E"/>
    <w:lvl w:ilvl="0" w:tplc="A254050C">
      <w:start w:val="1"/>
      <w:numFmt w:val="bullet"/>
      <w:lvlText w:val=""/>
      <w:lvlJc w:val="left"/>
      <w:pPr>
        <w:ind w:left="720" w:hanging="360"/>
      </w:pPr>
      <w:rPr>
        <w:rFonts w:hint="default" w:ascii="Symbol" w:hAnsi="Symbol"/>
      </w:rPr>
    </w:lvl>
    <w:lvl w:ilvl="1" w:tplc="1E7E26E0">
      <w:start w:val="1"/>
      <w:numFmt w:val="bullet"/>
      <w:lvlText w:val="o"/>
      <w:lvlJc w:val="left"/>
      <w:pPr>
        <w:ind w:left="1440" w:hanging="360"/>
      </w:pPr>
      <w:rPr>
        <w:rFonts w:hint="default" w:ascii="Courier New" w:hAnsi="Courier New"/>
      </w:rPr>
    </w:lvl>
    <w:lvl w:ilvl="2" w:tplc="C400C0FE">
      <w:start w:val="1"/>
      <w:numFmt w:val="bullet"/>
      <w:lvlText w:val=""/>
      <w:lvlJc w:val="left"/>
      <w:pPr>
        <w:ind w:left="2160" w:hanging="360"/>
      </w:pPr>
      <w:rPr>
        <w:rFonts w:hint="default" w:ascii="Wingdings" w:hAnsi="Wingdings"/>
      </w:rPr>
    </w:lvl>
    <w:lvl w:ilvl="3" w:tplc="5B3A2110">
      <w:start w:val="1"/>
      <w:numFmt w:val="bullet"/>
      <w:lvlText w:val=""/>
      <w:lvlJc w:val="left"/>
      <w:pPr>
        <w:ind w:left="2880" w:hanging="360"/>
      </w:pPr>
      <w:rPr>
        <w:rFonts w:hint="default" w:ascii="Symbol" w:hAnsi="Symbol"/>
      </w:rPr>
    </w:lvl>
    <w:lvl w:ilvl="4" w:tplc="EE48CAE2">
      <w:start w:val="1"/>
      <w:numFmt w:val="bullet"/>
      <w:lvlText w:val="o"/>
      <w:lvlJc w:val="left"/>
      <w:pPr>
        <w:ind w:left="3600" w:hanging="360"/>
      </w:pPr>
      <w:rPr>
        <w:rFonts w:hint="default" w:ascii="Courier New" w:hAnsi="Courier New"/>
      </w:rPr>
    </w:lvl>
    <w:lvl w:ilvl="5" w:tplc="C38E8F7C">
      <w:start w:val="1"/>
      <w:numFmt w:val="bullet"/>
      <w:lvlText w:val=""/>
      <w:lvlJc w:val="left"/>
      <w:pPr>
        <w:ind w:left="4320" w:hanging="360"/>
      </w:pPr>
      <w:rPr>
        <w:rFonts w:hint="default" w:ascii="Wingdings" w:hAnsi="Wingdings"/>
      </w:rPr>
    </w:lvl>
    <w:lvl w:ilvl="6" w:tplc="1B04B62E">
      <w:start w:val="1"/>
      <w:numFmt w:val="bullet"/>
      <w:lvlText w:val=""/>
      <w:lvlJc w:val="left"/>
      <w:pPr>
        <w:ind w:left="5040" w:hanging="360"/>
      </w:pPr>
      <w:rPr>
        <w:rFonts w:hint="default" w:ascii="Symbol" w:hAnsi="Symbol"/>
      </w:rPr>
    </w:lvl>
    <w:lvl w:ilvl="7" w:tplc="7FC65056">
      <w:start w:val="1"/>
      <w:numFmt w:val="bullet"/>
      <w:lvlText w:val="o"/>
      <w:lvlJc w:val="left"/>
      <w:pPr>
        <w:ind w:left="5760" w:hanging="360"/>
      </w:pPr>
      <w:rPr>
        <w:rFonts w:hint="default" w:ascii="Courier New" w:hAnsi="Courier New"/>
      </w:rPr>
    </w:lvl>
    <w:lvl w:ilvl="8" w:tplc="85A8F0EA">
      <w:start w:val="1"/>
      <w:numFmt w:val="bullet"/>
      <w:lvlText w:val=""/>
      <w:lvlJc w:val="left"/>
      <w:pPr>
        <w:ind w:left="6480" w:hanging="360"/>
      </w:pPr>
      <w:rPr>
        <w:rFonts w:hint="default" w:ascii="Wingdings" w:hAnsi="Wingdings"/>
      </w:rPr>
    </w:lvl>
  </w:abstractNum>
  <w:abstractNum w:abstractNumId="32" w15:restartNumberingAfterBreak="0">
    <w:nsid w:val="7657A394"/>
    <w:multiLevelType w:val="hybridMultilevel"/>
    <w:tmpl w:val="26A60D52"/>
    <w:lvl w:ilvl="0" w:tplc="769CBCA6">
      <w:start w:val="1"/>
      <w:numFmt w:val="decimal"/>
      <w:lvlText w:val="%1."/>
      <w:lvlJc w:val="left"/>
      <w:pPr>
        <w:ind w:left="720" w:hanging="360"/>
      </w:pPr>
    </w:lvl>
    <w:lvl w:ilvl="1" w:tplc="AFBA0600">
      <w:start w:val="1"/>
      <w:numFmt w:val="lowerLetter"/>
      <w:lvlText w:val="%2."/>
      <w:lvlJc w:val="left"/>
      <w:pPr>
        <w:ind w:left="1440" w:hanging="360"/>
      </w:pPr>
    </w:lvl>
    <w:lvl w:ilvl="2" w:tplc="87986DEA">
      <w:start w:val="1"/>
      <w:numFmt w:val="lowerRoman"/>
      <w:lvlText w:val="%3."/>
      <w:lvlJc w:val="right"/>
      <w:pPr>
        <w:ind w:left="2160" w:hanging="180"/>
      </w:pPr>
    </w:lvl>
    <w:lvl w:ilvl="3" w:tplc="2D42C94E">
      <w:start w:val="1"/>
      <w:numFmt w:val="decimal"/>
      <w:lvlText w:val="%4."/>
      <w:lvlJc w:val="left"/>
      <w:pPr>
        <w:ind w:left="2880" w:hanging="360"/>
      </w:pPr>
    </w:lvl>
    <w:lvl w:ilvl="4" w:tplc="6F56A2D6">
      <w:start w:val="1"/>
      <w:numFmt w:val="lowerLetter"/>
      <w:lvlText w:val="%5."/>
      <w:lvlJc w:val="left"/>
      <w:pPr>
        <w:ind w:left="3600" w:hanging="360"/>
      </w:pPr>
    </w:lvl>
    <w:lvl w:ilvl="5" w:tplc="8DDCB304">
      <w:start w:val="1"/>
      <w:numFmt w:val="lowerRoman"/>
      <w:lvlText w:val="%6."/>
      <w:lvlJc w:val="right"/>
      <w:pPr>
        <w:ind w:left="4320" w:hanging="180"/>
      </w:pPr>
    </w:lvl>
    <w:lvl w:ilvl="6" w:tplc="268053D0">
      <w:start w:val="1"/>
      <w:numFmt w:val="decimal"/>
      <w:lvlText w:val="%7."/>
      <w:lvlJc w:val="left"/>
      <w:pPr>
        <w:ind w:left="5040" w:hanging="360"/>
      </w:pPr>
    </w:lvl>
    <w:lvl w:ilvl="7" w:tplc="E8FCAA5C">
      <w:start w:val="1"/>
      <w:numFmt w:val="lowerLetter"/>
      <w:lvlText w:val="%8."/>
      <w:lvlJc w:val="left"/>
      <w:pPr>
        <w:ind w:left="5760" w:hanging="360"/>
      </w:pPr>
    </w:lvl>
    <w:lvl w:ilvl="8" w:tplc="F81039D6">
      <w:start w:val="1"/>
      <w:numFmt w:val="lowerRoman"/>
      <w:lvlText w:val="%9."/>
      <w:lvlJc w:val="right"/>
      <w:pPr>
        <w:ind w:left="6480" w:hanging="180"/>
      </w:pPr>
    </w:lvl>
  </w:abstractNum>
  <w:abstractNum w:abstractNumId="33" w15:restartNumberingAfterBreak="0">
    <w:nsid w:val="79345648"/>
    <w:multiLevelType w:val="hybridMultilevel"/>
    <w:tmpl w:val="507AE8AE"/>
    <w:lvl w:ilvl="0" w:tplc="ECF87C3E">
      <w:start w:val="1"/>
      <w:numFmt w:val="bullet"/>
      <w:lvlText w:val=""/>
      <w:lvlJc w:val="left"/>
      <w:pPr>
        <w:ind w:left="720" w:hanging="360"/>
      </w:pPr>
      <w:rPr>
        <w:rFonts w:hint="default" w:ascii="Symbol" w:hAnsi="Symbol"/>
      </w:rPr>
    </w:lvl>
    <w:lvl w:ilvl="1" w:tplc="F24C0552">
      <w:start w:val="1"/>
      <w:numFmt w:val="bullet"/>
      <w:lvlText w:val="o"/>
      <w:lvlJc w:val="left"/>
      <w:pPr>
        <w:ind w:left="1440" w:hanging="360"/>
      </w:pPr>
      <w:rPr>
        <w:rFonts w:hint="default" w:ascii="Courier New" w:hAnsi="Courier New"/>
      </w:rPr>
    </w:lvl>
    <w:lvl w:ilvl="2" w:tplc="91A6FE60">
      <w:start w:val="1"/>
      <w:numFmt w:val="bullet"/>
      <w:lvlText w:val=""/>
      <w:lvlJc w:val="left"/>
      <w:pPr>
        <w:ind w:left="2160" w:hanging="360"/>
      </w:pPr>
      <w:rPr>
        <w:rFonts w:hint="default" w:ascii="Wingdings" w:hAnsi="Wingdings"/>
      </w:rPr>
    </w:lvl>
    <w:lvl w:ilvl="3" w:tplc="52E6BD42">
      <w:start w:val="1"/>
      <w:numFmt w:val="bullet"/>
      <w:lvlText w:val=""/>
      <w:lvlJc w:val="left"/>
      <w:pPr>
        <w:ind w:left="2880" w:hanging="360"/>
      </w:pPr>
      <w:rPr>
        <w:rFonts w:hint="default" w:ascii="Symbol" w:hAnsi="Symbol"/>
      </w:rPr>
    </w:lvl>
    <w:lvl w:ilvl="4" w:tplc="17BE225E">
      <w:start w:val="1"/>
      <w:numFmt w:val="bullet"/>
      <w:lvlText w:val="o"/>
      <w:lvlJc w:val="left"/>
      <w:pPr>
        <w:ind w:left="3600" w:hanging="360"/>
      </w:pPr>
      <w:rPr>
        <w:rFonts w:hint="default" w:ascii="Courier New" w:hAnsi="Courier New"/>
      </w:rPr>
    </w:lvl>
    <w:lvl w:ilvl="5" w:tplc="D2D6E5F2">
      <w:start w:val="1"/>
      <w:numFmt w:val="bullet"/>
      <w:lvlText w:val=""/>
      <w:lvlJc w:val="left"/>
      <w:pPr>
        <w:ind w:left="4320" w:hanging="360"/>
      </w:pPr>
      <w:rPr>
        <w:rFonts w:hint="default" w:ascii="Wingdings" w:hAnsi="Wingdings"/>
      </w:rPr>
    </w:lvl>
    <w:lvl w:ilvl="6" w:tplc="11DCA4A4">
      <w:start w:val="1"/>
      <w:numFmt w:val="bullet"/>
      <w:lvlText w:val=""/>
      <w:lvlJc w:val="left"/>
      <w:pPr>
        <w:ind w:left="5040" w:hanging="360"/>
      </w:pPr>
      <w:rPr>
        <w:rFonts w:hint="default" w:ascii="Symbol" w:hAnsi="Symbol"/>
      </w:rPr>
    </w:lvl>
    <w:lvl w:ilvl="7" w:tplc="D6E2386C">
      <w:start w:val="1"/>
      <w:numFmt w:val="bullet"/>
      <w:lvlText w:val="o"/>
      <w:lvlJc w:val="left"/>
      <w:pPr>
        <w:ind w:left="5760" w:hanging="360"/>
      </w:pPr>
      <w:rPr>
        <w:rFonts w:hint="default" w:ascii="Courier New" w:hAnsi="Courier New"/>
      </w:rPr>
    </w:lvl>
    <w:lvl w:ilvl="8" w:tplc="D7F448AA">
      <w:start w:val="1"/>
      <w:numFmt w:val="bullet"/>
      <w:lvlText w:val=""/>
      <w:lvlJc w:val="left"/>
      <w:pPr>
        <w:ind w:left="6480" w:hanging="360"/>
      </w:pPr>
      <w:rPr>
        <w:rFonts w:hint="default" w:ascii="Wingdings" w:hAnsi="Wingdings"/>
      </w:rPr>
    </w:lvl>
  </w:abstractNum>
  <w:abstractNum w:abstractNumId="34" w15:restartNumberingAfterBreak="0">
    <w:nsid w:val="7A3181A7"/>
    <w:multiLevelType w:val="hybridMultilevel"/>
    <w:tmpl w:val="5E0AFCB6"/>
    <w:lvl w:ilvl="0" w:tplc="5A9EF22A">
      <w:start w:val="1"/>
      <w:numFmt w:val="bullet"/>
      <w:lvlText w:val=""/>
      <w:lvlJc w:val="left"/>
      <w:pPr>
        <w:ind w:left="720" w:hanging="360"/>
      </w:pPr>
      <w:rPr>
        <w:rFonts w:hint="default" w:ascii="Symbol" w:hAnsi="Symbol"/>
      </w:rPr>
    </w:lvl>
    <w:lvl w:ilvl="1" w:tplc="DB0C09E6">
      <w:start w:val="1"/>
      <w:numFmt w:val="bullet"/>
      <w:lvlText w:val="o"/>
      <w:lvlJc w:val="left"/>
      <w:pPr>
        <w:ind w:left="1440" w:hanging="360"/>
      </w:pPr>
      <w:rPr>
        <w:rFonts w:hint="default" w:ascii="Courier New" w:hAnsi="Courier New"/>
      </w:rPr>
    </w:lvl>
    <w:lvl w:ilvl="2" w:tplc="020255AE">
      <w:start w:val="1"/>
      <w:numFmt w:val="bullet"/>
      <w:lvlText w:val=""/>
      <w:lvlJc w:val="left"/>
      <w:pPr>
        <w:ind w:left="2160" w:hanging="360"/>
      </w:pPr>
      <w:rPr>
        <w:rFonts w:hint="default" w:ascii="Wingdings" w:hAnsi="Wingdings"/>
      </w:rPr>
    </w:lvl>
    <w:lvl w:ilvl="3" w:tplc="74F41DF6">
      <w:start w:val="1"/>
      <w:numFmt w:val="bullet"/>
      <w:lvlText w:val=""/>
      <w:lvlJc w:val="left"/>
      <w:pPr>
        <w:ind w:left="2880" w:hanging="360"/>
      </w:pPr>
      <w:rPr>
        <w:rFonts w:hint="default" w:ascii="Symbol" w:hAnsi="Symbol"/>
      </w:rPr>
    </w:lvl>
    <w:lvl w:ilvl="4" w:tplc="CA3607A0">
      <w:start w:val="1"/>
      <w:numFmt w:val="bullet"/>
      <w:lvlText w:val="o"/>
      <w:lvlJc w:val="left"/>
      <w:pPr>
        <w:ind w:left="3600" w:hanging="360"/>
      </w:pPr>
      <w:rPr>
        <w:rFonts w:hint="default" w:ascii="Courier New" w:hAnsi="Courier New"/>
      </w:rPr>
    </w:lvl>
    <w:lvl w:ilvl="5" w:tplc="E60283FC">
      <w:start w:val="1"/>
      <w:numFmt w:val="bullet"/>
      <w:lvlText w:val=""/>
      <w:lvlJc w:val="left"/>
      <w:pPr>
        <w:ind w:left="4320" w:hanging="360"/>
      </w:pPr>
      <w:rPr>
        <w:rFonts w:hint="default" w:ascii="Wingdings" w:hAnsi="Wingdings"/>
      </w:rPr>
    </w:lvl>
    <w:lvl w:ilvl="6" w:tplc="D19E4216">
      <w:start w:val="1"/>
      <w:numFmt w:val="bullet"/>
      <w:lvlText w:val=""/>
      <w:lvlJc w:val="left"/>
      <w:pPr>
        <w:ind w:left="5040" w:hanging="360"/>
      </w:pPr>
      <w:rPr>
        <w:rFonts w:hint="default" w:ascii="Symbol" w:hAnsi="Symbol"/>
      </w:rPr>
    </w:lvl>
    <w:lvl w:ilvl="7" w:tplc="B04E1526">
      <w:start w:val="1"/>
      <w:numFmt w:val="bullet"/>
      <w:lvlText w:val="o"/>
      <w:lvlJc w:val="left"/>
      <w:pPr>
        <w:ind w:left="5760" w:hanging="360"/>
      </w:pPr>
      <w:rPr>
        <w:rFonts w:hint="default" w:ascii="Courier New" w:hAnsi="Courier New"/>
      </w:rPr>
    </w:lvl>
    <w:lvl w:ilvl="8" w:tplc="9286B160">
      <w:start w:val="1"/>
      <w:numFmt w:val="bullet"/>
      <w:lvlText w:val=""/>
      <w:lvlJc w:val="left"/>
      <w:pPr>
        <w:ind w:left="6480" w:hanging="360"/>
      </w:pPr>
      <w:rPr>
        <w:rFonts w:hint="default" w:ascii="Wingdings" w:hAnsi="Wingdings"/>
      </w:rPr>
    </w:lvl>
  </w:abstractNum>
  <w:abstractNum w:abstractNumId="35"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77206797">
    <w:abstractNumId w:val="4"/>
  </w:num>
  <w:num w:numId="2" w16cid:durableId="552352912">
    <w:abstractNumId w:val="32"/>
  </w:num>
  <w:num w:numId="3" w16cid:durableId="998315332">
    <w:abstractNumId w:val="34"/>
  </w:num>
  <w:num w:numId="4" w16cid:durableId="278033135">
    <w:abstractNumId w:val="1"/>
  </w:num>
  <w:num w:numId="5" w16cid:durableId="1464345561">
    <w:abstractNumId w:val="18"/>
  </w:num>
  <w:num w:numId="6" w16cid:durableId="1014572800">
    <w:abstractNumId w:val="29"/>
  </w:num>
  <w:num w:numId="7" w16cid:durableId="1878928685">
    <w:abstractNumId w:val="8"/>
  </w:num>
  <w:num w:numId="8" w16cid:durableId="574358742">
    <w:abstractNumId w:val="2"/>
  </w:num>
  <w:num w:numId="9" w16cid:durableId="1759593175">
    <w:abstractNumId w:val="33"/>
  </w:num>
  <w:num w:numId="10" w16cid:durableId="1382829938">
    <w:abstractNumId w:val="12"/>
  </w:num>
  <w:num w:numId="11" w16cid:durableId="1316571916">
    <w:abstractNumId w:val="3"/>
  </w:num>
  <w:num w:numId="12" w16cid:durableId="1226334928">
    <w:abstractNumId w:val="0"/>
  </w:num>
  <w:num w:numId="13" w16cid:durableId="821968787">
    <w:abstractNumId w:val="31"/>
  </w:num>
  <w:num w:numId="14" w16cid:durableId="543299461">
    <w:abstractNumId w:val="23"/>
  </w:num>
  <w:num w:numId="15" w16cid:durableId="2049524410">
    <w:abstractNumId w:val="24"/>
  </w:num>
  <w:num w:numId="16" w16cid:durableId="1343512538">
    <w:abstractNumId w:val="21"/>
  </w:num>
  <w:num w:numId="17" w16cid:durableId="1176265296">
    <w:abstractNumId w:val="16"/>
  </w:num>
  <w:num w:numId="18" w16cid:durableId="48263767">
    <w:abstractNumId w:val="19"/>
  </w:num>
  <w:num w:numId="19" w16cid:durableId="1653832988">
    <w:abstractNumId w:val="10"/>
  </w:num>
  <w:num w:numId="20" w16cid:durableId="1234125272">
    <w:abstractNumId w:val="13"/>
  </w:num>
  <w:num w:numId="21" w16cid:durableId="144200166">
    <w:abstractNumId w:val="5"/>
  </w:num>
  <w:num w:numId="22" w16cid:durableId="1732190019">
    <w:abstractNumId w:val="6"/>
  </w:num>
  <w:num w:numId="23" w16cid:durableId="70853600">
    <w:abstractNumId w:val="28"/>
  </w:num>
  <w:num w:numId="24" w16cid:durableId="595360312">
    <w:abstractNumId w:val="9"/>
  </w:num>
  <w:num w:numId="25" w16cid:durableId="1538003714">
    <w:abstractNumId w:val="22"/>
  </w:num>
  <w:num w:numId="26" w16cid:durableId="745491312">
    <w:abstractNumId w:val="25"/>
  </w:num>
  <w:num w:numId="27" w16cid:durableId="173686227">
    <w:abstractNumId w:val="20"/>
  </w:num>
  <w:num w:numId="28" w16cid:durableId="1352679552">
    <w:abstractNumId w:val="30"/>
  </w:num>
  <w:num w:numId="29" w16cid:durableId="810975217">
    <w:abstractNumId w:val="27"/>
  </w:num>
  <w:num w:numId="30" w16cid:durableId="235484349">
    <w:abstractNumId w:val="14"/>
  </w:num>
  <w:num w:numId="31" w16cid:durableId="435905221">
    <w:abstractNumId w:val="35"/>
  </w:num>
  <w:num w:numId="32" w16cid:durableId="197088177">
    <w:abstractNumId w:val="26"/>
  </w:num>
  <w:num w:numId="33" w16cid:durableId="1529177674">
    <w:abstractNumId w:val="15"/>
  </w:num>
  <w:num w:numId="34" w16cid:durableId="1509949659">
    <w:abstractNumId w:val="17"/>
  </w:num>
  <w:num w:numId="35" w16cid:durableId="597376213">
    <w:abstractNumId w:val="7"/>
  </w:num>
  <w:num w:numId="36" w16cid:durableId="1632249951">
    <w:abstractNumId w:val="11"/>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05AD0"/>
    <w:rsid w:val="000126E5"/>
    <w:rsid w:val="00016134"/>
    <w:rsid w:val="00033C27"/>
    <w:rsid w:val="00045213"/>
    <w:rsid w:val="0005791A"/>
    <w:rsid w:val="00066BF9"/>
    <w:rsid w:val="000739ED"/>
    <w:rsid w:val="00074311"/>
    <w:rsid w:val="00074448"/>
    <w:rsid w:val="0008516C"/>
    <w:rsid w:val="000913B7"/>
    <w:rsid w:val="0009425C"/>
    <w:rsid w:val="000A1A0C"/>
    <w:rsid w:val="000A62DD"/>
    <w:rsid w:val="000A6872"/>
    <w:rsid w:val="000E3273"/>
    <w:rsid w:val="000E6DAB"/>
    <w:rsid w:val="001041D9"/>
    <w:rsid w:val="001121F3"/>
    <w:rsid w:val="00127D81"/>
    <w:rsid w:val="00132877"/>
    <w:rsid w:val="00167774"/>
    <w:rsid w:val="00170470"/>
    <w:rsid w:val="001752D4"/>
    <w:rsid w:val="001A7F6E"/>
    <w:rsid w:val="001B326F"/>
    <w:rsid w:val="001C0119"/>
    <w:rsid w:val="001C4A20"/>
    <w:rsid w:val="001C5160"/>
    <w:rsid w:val="001D1624"/>
    <w:rsid w:val="001E6D72"/>
    <w:rsid w:val="001F1640"/>
    <w:rsid w:val="001F4D43"/>
    <w:rsid w:val="002005BE"/>
    <w:rsid w:val="0020259C"/>
    <w:rsid w:val="00203368"/>
    <w:rsid w:val="002128D5"/>
    <w:rsid w:val="00213202"/>
    <w:rsid w:val="00221BD8"/>
    <w:rsid w:val="00226808"/>
    <w:rsid w:val="0024380B"/>
    <w:rsid w:val="00264E99"/>
    <w:rsid w:val="00293BBF"/>
    <w:rsid w:val="002B015E"/>
    <w:rsid w:val="002D371D"/>
    <w:rsid w:val="002D7C95"/>
    <w:rsid w:val="002E0E31"/>
    <w:rsid w:val="003028AD"/>
    <w:rsid w:val="003150D0"/>
    <w:rsid w:val="00327732"/>
    <w:rsid w:val="00344DC2"/>
    <w:rsid w:val="00376B72"/>
    <w:rsid w:val="00384737"/>
    <w:rsid w:val="00391D06"/>
    <w:rsid w:val="003E3C9C"/>
    <w:rsid w:val="003E5793"/>
    <w:rsid w:val="003F4305"/>
    <w:rsid w:val="004002B8"/>
    <w:rsid w:val="0040149B"/>
    <w:rsid w:val="0040179A"/>
    <w:rsid w:val="00402813"/>
    <w:rsid w:val="004137F0"/>
    <w:rsid w:val="004148B1"/>
    <w:rsid w:val="00422AC6"/>
    <w:rsid w:val="0043117F"/>
    <w:rsid w:val="00431C6F"/>
    <w:rsid w:val="00441CCF"/>
    <w:rsid w:val="0044243A"/>
    <w:rsid w:val="004B63BB"/>
    <w:rsid w:val="004C2FED"/>
    <w:rsid w:val="004D3BCB"/>
    <w:rsid w:val="004E4EFE"/>
    <w:rsid w:val="004E7A47"/>
    <w:rsid w:val="004F1076"/>
    <w:rsid w:val="004F32C1"/>
    <w:rsid w:val="00557637"/>
    <w:rsid w:val="005827A5"/>
    <w:rsid w:val="00584981"/>
    <w:rsid w:val="00585CF1"/>
    <w:rsid w:val="00590427"/>
    <w:rsid w:val="005A0F7E"/>
    <w:rsid w:val="005B043D"/>
    <w:rsid w:val="005B4DC8"/>
    <w:rsid w:val="005C2AB1"/>
    <w:rsid w:val="005D6DCF"/>
    <w:rsid w:val="005F275C"/>
    <w:rsid w:val="00615CD2"/>
    <w:rsid w:val="00636E6E"/>
    <w:rsid w:val="00654FBB"/>
    <w:rsid w:val="0065664E"/>
    <w:rsid w:val="00663451"/>
    <w:rsid w:val="00663756"/>
    <w:rsid w:val="006639F8"/>
    <w:rsid w:val="0067764E"/>
    <w:rsid w:val="006A671D"/>
    <w:rsid w:val="006B0BEF"/>
    <w:rsid w:val="006D42F2"/>
    <w:rsid w:val="006E52FE"/>
    <w:rsid w:val="006F083E"/>
    <w:rsid w:val="006F11C2"/>
    <w:rsid w:val="006F1790"/>
    <w:rsid w:val="0071448A"/>
    <w:rsid w:val="00727EA5"/>
    <w:rsid w:val="00746D67"/>
    <w:rsid w:val="0076173F"/>
    <w:rsid w:val="007869B3"/>
    <w:rsid w:val="00791EB0"/>
    <w:rsid w:val="007B3B75"/>
    <w:rsid w:val="007C44CB"/>
    <w:rsid w:val="007D3321"/>
    <w:rsid w:val="007F52BC"/>
    <w:rsid w:val="00804F27"/>
    <w:rsid w:val="00812D33"/>
    <w:rsid w:val="0081550D"/>
    <w:rsid w:val="008156F6"/>
    <w:rsid w:val="0082341B"/>
    <w:rsid w:val="00825942"/>
    <w:rsid w:val="00840267"/>
    <w:rsid w:val="0084120A"/>
    <w:rsid w:val="00855DEA"/>
    <w:rsid w:val="00856306"/>
    <w:rsid w:val="008565B3"/>
    <w:rsid w:val="0087055B"/>
    <w:rsid w:val="0088611E"/>
    <w:rsid w:val="008A1FA0"/>
    <w:rsid w:val="008B5D16"/>
    <w:rsid w:val="008C59A4"/>
    <w:rsid w:val="008D3796"/>
    <w:rsid w:val="008D6820"/>
    <w:rsid w:val="008F339B"/>
    <w:rsid w:val="008F4098"/>
    <w:rsid w:val="00911F2E"/>
    <w:rsid w:val="0092287C"/>
    <w:rsid w:val="00924A19"/>
    <w:rsid w:val="009564BC"/>
    <w:rsid w:val="00960E86"/>
    <w:rsid w:val="00972513"/>
    <w:rsid w:val="009A1DDC"/>
    <w:rsid w:val="009A1DFA"/>
    <w:rsid w:val="009A3C7C"/>
    <w:rsid w:val="009E5041"/>
    <w:rsid w:val="009F2EF8"/>
    <w:rsid w:val="009F7DE2"/>
    <w:rsid w:val="00A0A02A"/>
    <w:rsid w:val="00A13FE0"/>
    <w:rsid w:val="00A21105"/>
    <w:rsid w:val="00A329E7"/>
    <w:rsid w:val="00A4106A"/>
    <w:rsid w:val="00A7236E"/>
    <w:rsid w:val="00A739FB"/>
    <w:rsid w:val="00A81F3C"/>
    <w:rsid w:val="00A8657D"/>
    <w:rsid w:val="00A902F1"/>
    <w:rsid w:val="00A9691F"/>
    <w:rsid w:val="00A96AAC"/>
    <w:rsid w:val="00AA0C8A"/>
    <w:rsid w:val="00AB0A48"/>
    <w:rsid w:val="00AC209F"/>
    <w:rsid w:val="00AC20AC"/>
    <w:rsid w:val="00AE6325"/>
    <w:rsid w:val="00AF50BF"/>
    <w:rsid w:val="00B21891"/>
    <w:rsid w:val="00B2267B"/>
    <w:rsid w:val="00B42C46"/>
    <w:rsid w:val="00B820A1"/>
    <w:rsid w:val="00B83900"/>
    <w:rsid w:val="00B87A30"/>
    <w:rsid w:val="00B97FD7"/>
    <w:rsid w:val="00BA1B5F"/>
    <w:rsid w:val="00BA57AE"/>
    <w:rsid w:val="00BA5F7B"/>
    <w:rsid w:val="00BB7E2C"/>
    <w:rsid w:val="00BD422B"/>
    <w:rsid w:val="00BD65A0"/>
    <w:rsid w:val="00BE789D"/>
    <w:rsid w:val="00BF50ED"/>
    <w:rsid w:val="00C17366"/>
    <w:rsid w:val="00C31D44"/>
    <w:rsid w:val="00C46D24"/>
    <w:rsid w:val="00C66D33"/>
    <w:rsid w:val="00C95504"/>
    <w:rsid w:val="00CE1E25"/>
    <w:rsid w:val="00D14BBA"/>
    <w:rsid w:val="00D504DB"/>
    <w:rsid w:val="00D507FD"/>
    <w:rsid w:val="00D543F5"/>
    <w:rsid w:val="00D64033"/>
    <w:rsid w:val="00D7405D"/>
    <w:rsid w:val="00D84392"/>
    <w:rsid w:val="00DB049A"/>
    <w:rsid w:val="00DB11D3"/>
    <w:rsid w:val="00DB2DCA"/>
    <w:rsid w:val="00DB32C1"/>
    <w:rsid w:val="00DC601F"/>
    <w:rsid w:val="00DF3283"/>
    <w:rsid w:val="00E03505"/>
    <w:rsid w:val="00E27B6C"/>
    <w:rsid w:val="00E5102E"/>
    <w:rsid w:val="00E7579E"/>
    <w:rsid w:val="00EA4184"/>
    <w:rsid w:val="00EB000E"/>
    <w:rsid w:val="00EB2C36"/>
    <w:rsid w:val="00EB78E5"/>
    <w:rsid w:val="00EC629B"/>
    <w:rsid w:val="00EE03DA"/>
    <w:rsid w:val="00EF3705"/>
    <w:rsid w:val="00F00D1E"/>
    <w:rsid w:val="00F12C06"/>
    <w:rsid w:val="00F154F4"/>
    <w:rsid w:val="00F33F6C"/>
    <w:rsid w:val="00F37E7D"/>
    <w:rsid w:val="00F62392"/>
    <w:rsid w:val="00FA4B6B"/>
    <w:rsid w:val="00FB593D"/>
    <w:rsid w:val="00FB6769"/>
    <w:rsid w:val="00FB6C12"/>
    <w:rsid w:val="00FD21F8"/>
    <w:rsid w:val="00FD4436"/>
    <w:rsid w:val="016DB0F4"/>
    <w:rsid w:val="01861F53"/>
    <w:rsid w:val="01CCBE7A"/>
    <w:rsid w:val="02DCECF3"/>
    <w:rsid w:val="02E5FBC9"/>
    <w:rsid w:val="030B65F4"/>
    <w:rsid w:val="035F567E"/>
    <w:rsid w:val="03794677"/>
    <w:rsid w:val="03BA623F"/>
    <w:rsid w:val="0406AC5D"/>
    <w:rsid w:val="046AFF20"/>
    <w:rsid w:val="04D03F8C"/>
    <w:rsid w:val="04DEED8B"/>
    <w:rsid w:val="053C8C71"/>
    <w:rsid w:val="0547AF57"/>
    <w:rsid w:val="055659CF"/>
    <w:rsid w:val="05A4B238"/>
    <w:rsid w:val="05CAB1B7"/>
    <w:rsid w:val="063EEB63"/>
    <w:rsid w:val="06607DAC"/>
    <w:rsid w:val="06657420"/>
    <w:rsid w:val="066D542B"/>
    <w:rsid w:val="070AE9A6"/>
    <w:rsid w:val="0744B709"/>
    <w:rsid w:val="074D779D"/>
    <w:rsid w:val="0753CA08"/>
    <w:rsid w:val="07A7E982"/>
    <w:rsid w:val="07B0016F"/>
    <w:rsid w:val="08C9B2C3"/>
    <w:rsid w:val="08F94020"/>
    <w:rsid w:val="091B94FB"/>
    <w:rsid w:val="0927BA8B"/>
    <w:rsid w:val="0988DCFC"/>
    <w:rsid w:val="09910B88"/>
    <w:rsid w:val="099E6ADC"/>
    <w:rsid w:val="09D25CE0"/>
    <w:rsid w:val="0A13A955"/>
    <w:rsid w:val="0A2AC2AD"/>
    <w:rsid w:val="0AC963B0"/>
    <w:rsid w:val="0B972037"/>
    <w:rsid w:val="0BA5A2D3"/>
    <w:rsid w:val="0BCFD56F"/>
    <w:rsid w:val="0BFEA1F0"/>
    <w:rsid w:val="0C5DEEF8"/>
    <w:rsid w:val="0CC83AEC"/>
    <w:rsid w:val="0D10C306"/>
    <w:rsid w:val="0D559BE3"/>
    <w:rsid w:val="0DDA343B"/>
    <w:rsid w:val="0E2B84DC"/>
    <w:rsid w:val="0EE9110F"/>
    <w:rsid w:val="0FBB4AAF"/>
    <w:rsid w:val="0FBE8541"/>
    <w:rsid w:val="104C0713"/>
    <w:rsid w:val="107B7F92"/>
    <w:rsid w:val="10EAA3C1"/>
    <w:rsid w:val="112DF08A"/>
    <w:rsid w:val="1133CC18"/>
    <w:rsid w:val="1180D5A4"/>
    <w:rsid w:val="11DDE857"/>
    <w:rsid w:val="11FF0CDD"/>
    <w:rsid w:val="121970D6"/>
    <w:rsid w:val="1235966F"/>
    <w:rsid w:val="124A6702"/>
    <w:rsid w:val="126D91DD"/>
    <w:rsid w:val="12794543"/>
    <w:rsid w:val="1293ED22"/>
    <w:rsid w:val="136E533D"/>
    <w:rsid w:val="13734FCE"/>
    <w:rsid w:val="138A8FC9"/>
    <w:rsid w:val="1394F732"/>
    <w:rsid w:val="13C717F7"/>
    <w:rsid w:val="13E39AC6"/>
    <w:rsid w:val="14094E88"/>
    <w:rsid w:val="1440C043"/>
    <w:rsid w:val="1461F912"/>
    <w:rsid w:val="146E4DD6"/>
    <w:rsid w:val="148B69F5"/>
    <w:rsid w:val="1504853D"/>
    <w:rsid w:val="15E27EAF"/>
    <w:rsid w:val="16EB8E5F"/>
    <w:rsid w:val="178C1808"/>
    <w:rsid w:val="179A82C2"/>
    <w:rsid w:val="18093A81"/>
    <w:rsid w:val="18B25FCB"/>
    <w:rsid w:val="18B9A3E1"/>
    <w:rsid w:val="18DF82A6"/>
    <w:rsid w:val="190F602A"/>
    <w:rsid w:val="19A115AD"/>
    <w:rsid w:val="1B3CEF74"/>
    <w:rsid w:val="1B7F3850"/>
    <w:rsid w:val="1B93C301"/>
    <w:rsid w:val="1C727C97"/>
    <w:rsid w:val="1C7AF614"/>
    <w:rsid w:val="1D708378"/>
    <w:rsid w:val="1E2C2533"/>
    <w:rsid w:val="1F20C5E5"/>
    <w:rsid w:val="2051D993"/>
    <w:rsid w:val="20655732"/>
    <w:rsid w:val="21D95C27"/>
    <w:rsid w:val="21DA5E68"/>
    <w:rsid w:val="2216185C"/>
    <w:rsid w:val="22FF00ED"/>
    <w:rsid w:val="23298D40"/>
    <w:rsid w:val="236F1686"/>
    <w:rsid w:val="23A62974"/>
    <w:rsid w:val="25026308"/>
    <w:rsid w:val="2537186F"/>
    <w:rsid w:val="259DBED2"/>
    <w:rsid w:val="264F5834"/>
    <w:rsid w:val="267E2D4D"/>
    <w:rsid w:val="27479012"/>
    <w:rsid w:val="2884B55E"/>
    <w:rsid w:val="289B8006"/>
    <w:rsid w:val="28A420F8"/>
    <w:rsid w:val="28AE3D77"/>
    <w:rsid w:val="28F2E961"/>
    <w:rsid w:val="293EB359"/>
    <w:rsid w:val="297CC74E"/>
    <w:rsid w:val="2A200CD7"/>
    <w:rsid w:val="2A9726B6"/>
    <w:rsid w:val="2AB1A53D"/>
    <w:rsid w:val="2B1ADA1E"/>
    <w:rsid w:val="2B2102F7"/>
    <w:rsid w:val="2B40C6E5"/>
    <w:rsid w:val="2B9896B0"/>
    <w:rsid w:val="2BDAB2EB"/>
    <w:rsid w:val="2C6227E0"/>
    <w:rsid w:val="2C7E67A0"/>
    <w:rsid w:val="2D1AF3FD"/>
    <w:rsid w:val="2D42E290"/>
    <w:rsid w:val="2D47A741"/>
    <w:rsid w:val="2D60BF09"/>
    <w:rsid w:val="2E09C8AE"/>
    <w:rsid w:val="2E7726B5"/>
    <w:rsid w:val="2F153C89"/>
    <w:rsid w:val="2F5D0321"/>
    <w:rsid w:val="2F8E92F1"/>
    <w:rsid w:val="3010585F"/>
    <w:rsid w:val="30560E5E"/>
    <w:rsid w:val="30D86BE4"/>
    <w:rsid w:val="31142379"/>
    <w:rsid w:val="3166F906"/>
    <w:rsid w:val="31B4BC1B"/>
    <w:rsid w:val="31CCA561"/>
    <w:rsid w:val="31F5CE0F"/>
    <w:rsid w:val="32A4CA65"/>
    <w:rsid w:val="32B37E9C"/>
    <w:rsid w:val="34031BFB"/>
    <w:rsid w:val="345AA6A7"/>
    <w:rsid w:val="353236DE"/>
    <w:rsid w:val="3608EB78"/>
    <w:rsid w:val="360FF4DE"/>
    <w:rsid w:val="3632FC3E"/>
    <w:rsid w:val="369EF98F"/>
    <w:rsid w:val="37338827"/>
    <w:rsid w:val="387AC389"/>
    <w:rsid w:val="38C53A8A"/>
    <w:rsid w:val="39DB4708"/>
    <w:rsid w:val="3AA6AE0D"/>
    <w:rsid w:val="3AFF7477"/>
    <w:rsid w:val="3BC8348D"/>
    <w:rsid w:val="3C269081"/>
    <w:rsid w:val="3C2A89F2"/>
    <w:rsid w:val="3C7A317F"/>
    <w:rsid w:val="3CC11509"/>
    <w:rsid w:val="3D259E8E"/>
    <w:rsid w:val="3DB32C85"/>
    <w:rsid w:val="3DCB70CB"/>
    <w:rsid w:val="3E355267"/>
    <w:rsid w:val="3E6EFABE"/>
    <w:rsid w:val="3EFC0ABB"/>
    <w:rsid w:val="3F41DA5E"/>
    <w:rsid w:val="3F58EE79"/>
    <w:rsid w:val="3F5918DA"/>
    <w:rsid w:val="3F9590C5"/>
    <w:rsid w:val="3FB536C8"/>
    <w:rsid w:val="3FBE403A"/>
    <w:rsid w:val="40D76EEA"/>
    <w:rsid w:val="425B83F5"/>
    <w:rsid w:val="42AFD719"/>
    <w:rsid w:val="42D34293"/>
    <w:rsid w:val="43E7AD97"/>
    <w:rsid w:val="43F514EF"/>
    <w:rsid w:val="448000EE"/>
    <w:rsid w:val="449B97DF"/>
    <w:rsid w:val="449C45F4"/>
    <w:rsid w:val="44F81937"/>
    <w:rsid w:val="4637984A"/>
    <w:rsid w:val="4696D396"/>
    <w:rsid w:val="470A8283"/>
    <w:rsid w:val="470D446F"/>
    <w:rsid w:val="4726B2C8"/>
    <w:rsid w:val="476ECEB2"/>
    <w:rsid w:val="479E5855"/>
    <w:rsid w:val="47AF4AEC"/>
    <w:rsid w:val="489F4549"/>
    <w:rsid w:val="48D9D96A"/>
    <w:rsid w:val="491EFF01"/>
    <w:rsid w:val="49ADFF7B"/>
    <w:rsid w:val="4A01399F"/>
    <w:rsid w:val="4A834620"/>
    <w:rsid w:val="4B11F054"/>
    <w:rsid w:val="4B1A28D9"/>
    <w:rsid w:val="4B562920"/>
    <w:rsid w:val="4B610177"/>
    <w:rsid w:val="4B6D6075"/>
    <w:rsid w:val="4C336258"/>
    <w:rsid w:val="4C980867"/>
    <w:rsid w:val="4CD5B6B2"/>
    <w:rsid w:val="4D5885B8"/>
    <w:rsid w:val="4D8813FB"/>
    <w:rsid w:val="4DE17044"/>
    <w:rsid w:val="4E341C1A"/>
    <w:rsid w:val="4E7CF2AA"/>
    <w:rsid w:val="4E8C2073"/>
    <w:rsid w:val="4EC1E9C9"/>
    <w:rsid w:val="4F35F861"/>
    <w:rsid w:val="4FD9F259"/>
    <w:rsid w:val="5019503A"/>
    <w:rsid w:val="5062866B"/>
    <w:rsid w:val="5063DCE1"/>
    <w:rsid w:val="50A1F7C3"/>
    <w:rsid w:val="50C70D0D"/>
    <w:rsid w:val="511732D1"/>
    <w:rsid w:val="5134AE9E"/>
    <w:rsid w:val="514DC634"/>
    <w:rsid w:val="51981ED4"/>
    <w:rsid w:val="51AE86DE"/>
    <w:rsid w:val="529DD944"/>
    <w:rsid w:val="52C9BA9D"/>
    <w:rsid w:val="53359FAE"/>
    <w:rsid w:val="53640272"/>
    <w:rsid w:val="53C4CD02"/>
    <w:rsid w:val="54B3B49B"/>
    <w:rsid w:val="54FAE80E"/>
    <w:rsid w:val="551A6726"/>
    <w:rsid w:val="553987CE"/>
    <w:rsid w:val="55495BF2"/>
    <w:rsid w:val="56823DEA"/>
    <w:rsid w:val="56B836C3"/>
    <w:rsid w:val="56E0CD10"/>
    <w:rsid w:val="5766CFC3"/>
    <w:rsid w:val="58035CC6"/>
    <w:rsid w:val="5873EC40"/>
    <w:rsid w:val="58DE6E65"/>
    <w:rsid w:val="59F3FEDB"/>
    <w:rsid w:val="5A026855"/>
    <w:rsid w:val="5A216D43"/>
    <w:rsid w:val="5A2BE3CA"/>
    <w:rsid w:val="5C45A4C5"/>
    <w:rsid w:val="5C92E363"/>
    <w:rsid w:val="5D14D3CF"/>
    <w:rsid w:val="5D30AD6E"/>
    <w:rsid w:val="5D4DD149"/>
    <w:rsid w:val="5D6999E4"/>
    <w:rsid w:val="5DF1A5C3"/>
    <w:rsid w:val="5E90C090"/>
    <w:rsid w:val="5E9AAEF0"/>
    <w:rsid w:val="5EBBBE28"/>
    <w:rsid w:val="5EE73288"/>
    <w:rsid w:val="5F7D6DFF"/>
    <w:rsid w:val="5FA4BE53"/>
    <w:rsid w:val="60077BE4"/>
    <w:rsid w:val="604B0784"/>
    <w:rsid w:val="6095E8D6"/>
    <w:rsid w:val="60F06E9F"/>
    <w:rsid w:val="613B863A"/>
    <w:rsid w:val="61CA12F7"/>
    <w:rsid w:val="61F7CA9D"/>
    <w:rsid w:val="62BCCA1A"/>
    <w:rsid w:val="62D202E2"/>
    <w:rsid w:val="62EFB963"/>
    <w:rsid w:val="634E19A0"/>
    <w:rsid w:val="6357CD8E"/>
    <w:rsid w:val="6364E6EC"/>
    <w:rsid w:val="63ABA8F1"/>
    <w:rsid w:val="63FECEDB"/>
    <w:rsid w:val="64A61B6A"/>
    <w:rsid w:val="64B8E9A4"/>
    <w:rsid w:val="64D50E7A"/>
    <w:rsid w:val="6504D8B3"/>
    <w:rsid w:val="650CE621"/>
    <w:rsid w:val="655A21B7"/>
    <w:rsid w:val="658819F2"/>
    <w:rsid w:val="65B6A1A2"/>
    <w:rsid w:val="6776F036"/>
    <w:rsid w:val="67AB424E"/>
    <w:rsid w:val="6832AB6B"/>
    <w:rsid w:val="684DDD55"/>
    <w:rsid w:val="688CA123"/>
    <w:rsid w:val="688E3011"/>
    <w:rsid w:val="69955155"/>
    <w:rsid w:val="69A28B86"/>
    <w:rsid w:val="6A1A296C"/>
    <w:rsid w:val="6A2C3D18"/>
    <w:rsid w:val="6ACEFF3C"/>
    <w:rsid w:val="6B0C0D50"/>
    <w:rsid w:val="6B1E85FF"/>
    <w:rsid w:val="6B63BD2F"/>
    <w:rsid w:val="6BBA050E"/>
    <w:rsid w:val="6BF11E83"/>
    <w:rsid w:val="6C906EC4"/>
    <w:rsid w:val="6D236010"/>
    <w:rsid w:val="6E446CC7"/>
    <w:rsid w:val="6E9E36DE"/>
    <w:rsid w:val="6EBF2833"/>
    <w:rsid w:val="6ED82E0C"/>
    <w:rsid w:val="6F0FA237"/>
    <w:rsid w:val="6FF745AD"/>
    <w:rsid w:val="7087E097"/>
    <w:rsid w:val="709E018C"/>
    <w:rsid w:val="70A8A52B"/>
    <w:rsid w:val="70D489BA"/>
    <w:rsid w:val="70D495E3"/>
    <w:rsid w:val="7156FF79"/>
    <w:rsid w:val="716A24CD"/>
    <w:rsid w:val="7199A1AC"/>
    <w:rsid w:val="71E6F3D8"/>
    <w:rsid w:val="71F46527"/>
    <w:rsid w:val="71F9672B"/>
    <w:rsid w:val="7244CFEF"/>
    <w:rsid w:val="729F1BFA"/>
    <w:rsid w:val="73357624"/>
    <w:rsid w:val="73469F40"/>
    <w:rsid w:val="7390F074"/>
    <w:rsid w:val="74609D76"/>
    <w:rsid w:val="747AFEF4"/>
    <w:rsid w:val="74D8EA2A"/>
    <w:rsid w:val="74DB792C"/>
    <w:rsid w:val="74EF2C73"/>
    <w:rsid w:val="74EFCBE6"/>
    <w:rsid w:val="7512EEF6"/>
    <w:rsid w:val="762D722E"/>
    <w:rsid w:val="76880B8B"/>
    <w:rsid w:val="774C8F55"/>
    <w:rsid w:val="77935BE8"/>
    <w:rsid w:val="77B5C34A"/>
    <w:rsid w:val="77FFBB3C"/>
    <w:rsid w:val="7895009F"/>
    <w:rsid w:val="78DDA6B4"/>
    <w:rsid w:val="7933A2AE"/>
    <w:rsid w:val="7933C6ED"/>
    <w:rsid w:val="79A3F6D1"/>
    <w:rsid w:val="79BD68C9"/>
    <w:rsid w:val="79EED358"/>
    <w:rsid w:val="7A4861B9"/>
    <w:rsid w:val="7A89B952"/>
    <w:rsid w:val="7AE574A9"/>
    <w:rsid w:val="7B478461"/>
    <w:rsid w:val="7B4A5031"/>
    <w:rsid w:val="7BB265D0"/>
    <w:rsid w:val="7C020083"/>
    <w:rsid w:val="7C1688C5"/>
    <w:rsid w:val="7C40FCF5"/>
    <w:rsid w:val="7C5FCAF9"/>
    <w:rsid w:val="7CC7C663"/>
    <w:rsid w:val="7CF37283"/>
    <w:rsid w:val="7D8F8D38"/>
    <w:rsid w:val="7D97D298"/>
    <w:rsid w:val="7D9FD2D9"/>
    <w:rsid w:val="7E6FB210"/>
    <w:rsid w:val="7EC89E37"/>
    <w:rsid w:val="7F10243B"/>
    <w:rsid w:val="7F6AA96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5D6999E4"/>
    <w:pPr>
      <w:spacing w:before="36" w:after="36"/>
    </w:pPr>
    <w:rPr>
      <w:sz w:val="24"/>
      <w:szCs w:val="24"/>
      <w:lang w:val="en-US"/>
    </w:rPr>
  </w:style>
  <w:style w:type="paragraph" w:styleId="NoSpacing">
    <w:name w:val="No Spacing"/>
    <w:uiPriority w:val="1"/>
    <w:qFormat/>
    <w:rsid w:val="7EC89E37"/>
    <w:pPr>
      <w:spacing w:after="0"/>
    </w:pPr>
  </w:style>
  <w:style w:type="character" w:styleId="QuoteChar" w:customStyle="1">
    <w:name w:val="Quote Char"/>
    <w:basedOn w:val="DefaultParagraphFont"/>
    <w:link w:val="Quote"/>
    <w:uiPriority w:val="29"/>
    <w:rsid w:val="7EC89E37"/>
    <w:rPr>
      <w:i/>
      <w:iCs/>
      <w:color w:val="404040" w:themeColor="text1" w:themeTint="BF"/>
    </w:rPr>
  </w:style>
  <w:style w:type="paragraph" w:styleId="Quote">
    <w:name w:val="Quote"/>
    <w:basedOn w:val="Normal"/>
    <w:next w:val="Normal"/>
    <w:link w:val="QuoteChar"/>
    <w:uiPriority w:val="29"/>
    <w:qFormat/>
    <w:rsid w:val="7EC89E37"/>
    <w:pPr>
      <w:spacing w:before="160"/>
      <w:jc w:val="center"/>
    </w:pPr>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microsoft.com/office/2020/10/relationships/intelligence" Target="intelligence2.xml" Id="rId24" /><Relationship Type="http://schemas.openxmlformats.org/officeDocument/2006/relationships/styles" Target="styles.xml" Id="rId5" /><Relationship Type="http://schemas.microsoft.com/office/2019/05/relationships/documenttasks" Target="documenttasks/documenttasks1.xml" Id="rId23"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22" /><Relationship Type="http://schemas.openxmlformats.org/officeDocument/2006/relationships/hyperlink" Target="https://research-ebsco-com.twu.idm.oclc.org/linkprocessor/plink?id=eeef8a8d-c136-3ca8-ac5e-941498abb4ce" TargetMode="External" Id="R12b5387831b44814" /><Relationship Type="http://schemas.openxmlformats.org/officeDocument/2006/relationships/hyperlink" Target="https://www.twu.ca/about-us/liberal-arts-core/core-ways-knowing" TargetMode="External" Id="Rfca78d288a5043e8" /><Relationship Type="http://schemas.openxmlformats.org/officeDocument/2006/relationships/hyperlink" Target="https://www.youtube.com/watch?v=1vIPrR_clEg" TargetMode="External" Id="Rb19b94408a85457f" /><Relationship Type="http://schemas.openxmlformats.org/officeDocument/2006/relationships/hyperlink" Target="https://www.twu.ca/about-us/liberal-arts-core/core-ways-knowing" TargetMode="External" Id="Rb997bfb862eb4f09" /><Relationship Type="http://schemas.openxmlformats.org/officeDocument/2006/relationships/hyperlink" Target="https://ehprnh2mwo3.exactdn.com/wp-content/uploads/2021/01/research-compendium.pdf" TargetMode="External" Id="R7b3063edb04643d9"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customXml/itemProps2.xml><?xml version="1.0" encoding="utf-8"?>
<ds:datastoreItem xmlns:ds="http://schemas.openxmlformats.org/officeDocument/2006/customXml" ds:itemID="{2A997872-93B0-462B-B0E2-2B947AFAA64A}"/>
</file>

<file path=customXml/itemProps3.xml><?xml version="1.0" encoding="utf-8"?>
<ds:datastoreItem xmlns:ds="http://schemas.openxmlformats.org/officeDocument/2006/customXml" ds:itemID="{7419383B-1C9E-4B98-842F-F85B546ED7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warnock</dc:creator>
  <cp:keywords/>
  <dc:description/>
  <cp:lastModifiedBy>Ran Kang</cp:lastModifiedBy>
  <cp:revision>36</cp:revision>
  <dcterms:created xsi:type="dcterms:W3CDTF">2026-01-09T21:04:00Z</dcterms:created>
  <dcterms:modified xsi:type="dcterms:W3CDTF">2026-01-15T21:29:08Z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